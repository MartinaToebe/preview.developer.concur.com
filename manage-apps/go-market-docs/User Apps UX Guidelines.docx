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AEC71" w14:textId="77777777" w:rsidR="00B15DD5" w:rsidRPr="00B15DD5" w:rsidRDefault="00B15DD5" w:rsidP="00B15DD5">
      <w:pPr>
        <w:spacing w:before="75" w:after="150"/>
        <w:outlineLvl w:val="3"/>
        <w:rPr>
          <w:rFonts w:ascii="Segoe UI" w:eastAsia="Times New Roman" w:hAnsi="Segoe UI" w:cs="Segoe UI"/>
          <w:color w:val="555555"/>
          <w:sz w:val="27"/>
          <w:szCs w:val="27"/>
        </w:rPr>
      </w:pPr>
      <w:r w:rsidRPr="00B15DD5">
        <w:rPr>
          <w:rFonts w:ascii="Segoe UI" w:eastAsia="Times New Roman" w:hAnsi="Segoe UI" w:cs="Segoe UI"/>
          <w:color w:val="555555"/>
          <w:sz w:val="27"/>
          <w:szCs w:val="27"/>
        </w:rPr>
        <w:t>On this page</w:t>
      </w:r>
    </w:p>
    <w:p w14:paraId="44AD5875" w14:textId="77777777" w:rsidR="00B15DD5" w:rsidRPr="00B15DD5" w:rsidRDefault="00000000" w:rsidP="00B15DD5">
      <w:pPr>
        <w:numPr>
          <w:ilvl w:val="0"/>
          <w:numId w:val="12"/>
        </w:numPr>
        <w:spacing w:before="100" w:beforeAutospacing="1" w:after="100" w:afterAutospacing="1"/>
        <w:ind w:left="495"/>
        <w:rPr>
          <w:rFonts w:ascii="Helvetica Neue" w:eastAsia="Times New Roman" w:hAnsi="Helvetica Neue" w:cs="Times New Roman"/>
          <w:color w:val="333333"/>
          <w:sz w:val="21"/>
          <w:szCs w:val="21"/>
        </w:rPr>
      </w:pPr>
      <w:hyperlink r:id="rId5" w:anchor="user-experience-guidelines-for-user-connections" w:history="1">
        <w:r w:rsidR="00B15DD5" w:rsidRPr="00B15DD5">
          <w:rPr>
            <w:rFonts w:ascii="Helvetica Neue" w:eastAsia="Times New Roman" w:hAnsi="Helvetica Neue" w:cs="Times New Roman"/>
            <w:color w:val="0275BC"/>
            <w:sz w:val="21"/>
            <w:szCs w:val="21"/>
            <w:u w:val="single"/>
          </w:rPr>
          <w:t>User Experience Guidelines for User Connections</w:t>
        </w:r>
      </w:hyperlink>
    </w:p>
    <w:p w14:paraId="49275D31" w14:textId="77777777" w:rsidR="00B15DD5" w:rsidRPr="00B15DD5" w:rsidRDefault="00000000" w:rsidP="00B15DD5">
      <w:pPr>
        <w:numPr>
          <w:ilvl w:val="1"/>
          <w:numId w:val="13"/>
        </w:numPr>
        <w:spacing w:before="100" w:beforeAutospacing="1" w:after="100" w:afterAutospacing="1"/>
        <w:ind w:left="1215"/>
        <w:rPr>
          <w:rFonts w:ascii="Helvetica Neue" w:eastAsia="Times New Roman" w:hAnsi="Helvetica Neue" w:cs="Times New Roman"/>
          <w:color w:val="333333"/>
          <w:sz w:val="21"/>
          <w:szCs w:val="21"/>
        </w:rPr>
      </w:pPr>
      <w:hyperlink r:id="rId6" w:anchor="a-word-on-accessibility" w:history="1">
        <w:r w:rsidR="00B15DD5" w:rsidRPr="00B15DD5">
          <w:rPr>
            <w:rFonts w:ascii="Helvetica Neue" w:eastAsia="Times New Roman" w:hAnsi="Helvetica Neue" w:cs="Times New Roman"/>
            <w:color w:val="0275BC"/>
            <w:sz w:val="21"/>
            <w:szCs w:val="21"/>
            <w:u w:val="single"/>
          </w:rPr>
          <w:t>A word on accessibility</w:t>
        </w:r>
      </w:hyperlink>
    </w:p>
    <w:p w14:paraId="062EEEBB" w14:textId="77777777" w:rsidR="00B15DD5" w:rsidRPr="00B15DD5" w:rsidRDefault="00000000" w:rsidP="00B15DD5">
      <w:pPr>
        <w:numPr>
          <w:ilvl w:val="1"/>
          <w:numId w:val="14"/>
        </w:numPr>
        <w:spacing w:before="100" w:beforeAutospacing="1" w:after="100" w:afterAutospacing="1"/>
        <w:ind w:left="1215"/>
        <w:rPr>
          <w:rFonts w:ascii="Helvetica Neue" w:eastAsia="Times New Roman" w:hAnsi="Helvetica Neue" w:cs="Times New Roman"/>
          <w:color w:val="333333"/>
          <w:sz w:val="21"/>
          <w:szCs w:val="21"/>
        </w:rPr>
      </w:pPr>
      <w:hyperlink r:id="rId7" w:anchor="account-linking-example" w:history="1">
        <w:r w:rsidR="00B15DD5" w:rsidRPr="00B15DD5">
          <w:rPr>
            <w:rFonts w:ascii="Helvetica Neue" w:eastAsia="Times New Roman" w:hAnsi="Helvetica Neue" w:cs="Times New Roman"/>
            <w:color w:val="0275BC"/>
            <w:sz w:val="21"/>
            <w:szCs w:val="21"/>
            <w:u w:val="single"/>
          </w:rPr>
          <w:t>Account linking example</w:t>
        </w:r>
      </w:hyperlink>
    </w:p>
    <w:p w14:paraId="51892BD0" w14:textId="77777777" w:rsidR="00B15DD5" w:rsidRPr="00B15DD5" w:rsidRDefault="00000000" w:rsidP="00B15DD5">
      <w:pPr>
        <w:numPr>
          <w:ilvl w:val="1"/>
          <w:numId w:val="15"/>
        </w:numPr>
        <w:spacing w:before="100" w:beforeAutospacing="1" w:after="100" w:afterAutospacing="1"/>
        <w:ind w:left="1215"/>
        <w:rPr>
          <w:rFonts w:ascii="Helvetica Neue" w:eastAsia="Times New Roman" w:hAnsi="Helvetica Neue" w:cs="Times New Roman"/>
          <w:color w:val="333333"/>
          <w:sz w:val="21"/>
          <w:szCs w:val="21"/>
        </w:rPr>
      </w:pPr>
      <w:hyperlink r:id="rId8" w:anchor="design-guidelines" w:history="1">
        <w:r w:rsidR="00B15DD5" w:rsidRPr="00B15DD5">
          <w:rPr>
            <w:rFonts w:ascii="Helvetica Neue" w:eastAsia="Times New Roman" w:hAnsi="Helvetica Neue" w:cs="Times New Roman"/>
            <w:color w:val="0275BC"/>
            <w:sz w:val="21"/>
            <w:szCs w:val="21"/>
            <w:u w:val="single"/>
          </w:rPr>
          <w:t>Design guidelines</w:t>
        </w:r>
      </w:hyperlink>
    </w:p>
    <w:p w14:paraId="1662A707" w14:textId="77777777" w:rsidR="00B15DD5" w:rsidRPr="00B15DD5" w:rsidRDefault="00000000" w:rsidP="00B15DD5">
      <w:pPr>
        <w:numPr>
          <w:ilvl w:val="1"/>
          <w:numId w:val="16"/>
        </w:numPr>
        <w:spacing w:before="100" w:beforeAutospacing="1" w:after="100" w:afterAutospacing="1"/>
        <w:ind w:left="1215"/>
        <w:rPr>
          <w:rFonts w:ascii="Helvetica Neue" w:eastAsia="Times New Roman" w:hAnsi="Helvetica Neue" w:cs="Times New Roman"/>
          <w:color w:val="333333"/>
          <w:sz w:val="21"/>
          <w:szCs w:val="21"/>
        </w:rPr>
      </w:pPr>
      <w:hyperlink r:id="rId9" w:anchor="guideline-checklist" w:history="1">
        <w:r w:rsidR="00B15DD5" w:rsidRPr="00B15DD5">
          <w:rPr>
            <w:rFonts w:ascii="Helvetica Neue" w:eastAsia="Times New Roman" w:hAnsi="Helvetica Neue" w:cs="Times New Roman"/>
            <w:color w:val="0275BC"/>
            <w:sz w:val="21"/>
            <w:szCs w:val="21"/>
            <w:u w:val="single"/>
          </w:rPr>
          <w:t>Guideline Checklist</w:t>
        </w:r>
      </w:hyperlink>
    </w:p>
    <w:p w14:paraId="61AE7090" w14:textId="77777777" w:rsidR="00B15DD5" w:rsidRPr="00B15DD5" w:rsidRDefault="00000000" w:rsidP="00B15DD5">
      <w:pPr>
        <w:numPr>
          <w:ilvl w:val="1"/>
          <w:numId w:val="17"/>
        </w:numPr>
        <w:spacing w:before="100" w:beforeAutospacing="1" w:after="100" w:afterAutospacing="1"/>
        <w:ind w:left="1215"/>
        <w:rPr>
          <w:rFonts w:ascii="Helvetica Neue" w:eastAsia="Times New Roman" w:hAnsi="Helvetica Neue" w:cs="Times New Roman"/>
          <w:color w:val="333333"/>
          <w:sz w:val="21"/>
          <w:szCs w:val="21"/>
        </w:rPr>
      </w:pPr>
      <w:hyperlink r:id="rId10" w:anchor="accessibility-best-practices" w:history="1">
        <w:r w:rsidR="00B15DD5" w:rsidRPr="00B15DD5">
          <w:rPr>
            <w:rFonts w:ascii="Helvetica Neue" w:eastAsia="Times New Roman" w:hAnsi="Helvetica Neue" w:cs="Times New Roman"/>
            <w:color w:val="0275BC"/>
            <w:sz w:val="21"/>
            <w:szCs w:val="21"/>
            <w:u w:val="single"/>
          </w:rPr>
          <w:t>Accessibility best practices</w:t>
        </w:r>
      </w:hyperlink>
    </w:p>
    <w:p w14:paraId="6F149FC8" w14:textId="21C769A7" w:rsidR="00B15DD5" w:rsidRPr="00B15DD5" w:rsidRDefault="00B15DD5" w:rsidP="00B15DD5">
      <w:pPr>
        <w:spacing w:before="100" w:beforeAutospacing="1" w:after="100" w:afterAutospacing="1"/>
        <w:ind w:right="-225"/>
        <w:rPr>
          <w:rFonts w:ascii="Helvetica Neue" w:eastAsia="Times New Roman" w:hAnsi="Helvetica Neue" w:cs="Times New Roman"/>
          <w:color w:val="333333"/>
          <w:sz w:val="21"/>
          <w:szCs w:val="21"/>
        </w:rPr>
      </w:pPr>
      <w:r w:rsidRPr="00B15DD5">
        <w:rPr>
          <w:rFonts w:ascii="Segoe UI" w:eastAsia="Times New Roman" w:hAnsi="Segoe UI" w:cs="Segoe UI"/>
          <w:color w:val="555555"/>
          <w:kern w:val="36"/>
          <w:sz w:val="54"/>
          <w:szCs w:val="54"/>
        </w:rPr>
        <w:t>User Experience Guidelines for User Connections</w:t>
      </w:r>
    </w:p>
    <w:p w14:paraId="05429D71" w14:textId="5916A345" w:rsidR="00B15DD5" w:rsidRPr="00B15DD5" w:rsidRDefault="00B15DD5" w:rsidP="00B15DD5">
      <w:pPr>
        <w:spacing w:after="240"/>
        <w:rPr>
          <w:rFonts w:ascii="Segoe UI" w:eastAsia="Times New Roman" w:hAnsi="Segoe UI" w:cs="Segoe UI"/>
          <w:color w:val="555555"/>
        </w:rPr>
      </w:pPr>
      <w:del w:id="0" w:author="Clippinger, Laurel" w:date="2023-05-09T17:09:00Z">
        <w:r w:rsidRPr="00B15DD5" w:rsidDel="00F16A73">
          <w:rPr>
            <w:rFonts w:ascii="Segoe UI" w:eastAsia="Times New Roman" w:hAnsi="Segoe UI" w:cs="Segoe UI"/>
            <w:color w:val="555555"/>
          </w:rPr>
          <w:delText xml:space="preserve">In </w:delText>
        </w:r>
      </w:del>
      <w:ins w:id="1" w:author="Clippinger, Laurel" w:date="2023-05-09T17:09:00Z">
        <w:r w:rsidR="00F16A73">
          <w:rPr>
            <w:rFonts w:ascii="Segoe UI" w:eastAsia="Times New Roman" w:hAnsi="Segoe UI" w:cs="Segoe UI"/>
            <w:color w:val="555555"/>
          </w:rPr>
          <w:t>T</w:t>
        </w:r>
      </w:ins>
      <w:del w:id="2" w:author="Clippinger, Laurel" w:date="2023-05-09T17:09:00Z">
        <w:r w:rsidRPr="00B15DD5" w:rsidDel="00F16A73">
          <w:rPr>
            <w:rFonts w:ascii="Segoe UI" w:eastAsia="Times New Roman" w:hAnsi="Segoe UI" w:cs="Segoe UI"/>
            <w:color w:val="555555"/>
          </w:rPr>
          <w:delText>t</w:delText>
        </w:r>
      </w:del>
      <w:r w:rsidRPr="00B15DD5">
        <w:rPr>
          <w:rFonts w:ascii="Segoe UI" w:eastAsia="Times New Roman" w:hAnsi="Segoe UI" w:cs="Segoe UI"/>
          <w:color w:val="555555"/>
        </w:rPr>
        <w:t>his guide</w:t>
      </w:r>
      <w:ins w:id="3" w:author="Clippinger, Laurel" w:date="2023-05-09T17:09:00Z">
        <w:r w:rsidR="00F16A73">
          <w:rPr>
            <w:rFonts w:ascii="Segoe UI" w:eastAsia="Times New Roman" w:hAnsi="Segoe UI" w:cs="Segoe UI"/>
            <w:color w:val="555555"/>
          </w:rPr>
          <w:t xml:space="preserve"> will</w:t>
        </w:r>
      </w:ins>
      <w:del w:id="4" w:author="Clippinger, Laurel" w:date="2023-05-09T17:09:00Z">
        <w:r w:rsidRPr="00B15DD5" w:rsidDel="00F16A73">
          <w:rPr>
            <w:rFonts w:ascii="Segoe UI" w:eastAsia="Times New Roman" w:hAnsi="Segoe UI" w:cs="Segoe UI"/>
            <w:color w:val="555555"/>
          </w:rPr>
          <w:delText>,</w:delText>
        </w:r>
      </w:del>
      <w:r w:rsidRPr="00B15DD5">
        <w:rPr>
          <w:rFonts w:ascii="Segoe UI" w:eastAsia="Times New Roman" w:hAnsi="Segoe UI" w:cs="Segoe UI"/>
          <w:color w:val="555555"/>
        </w:rPr>
        <w:t xml:space="preserve"> </w:t>
      </w:r>
      <w:del w:id="5" w:author="Clippinger, Laurel" w:date="2023-05-09T17:09:00Z">
        <w:r w:rsidRPr="00B15DD5" w:rsidDel="00F16A73">
          <w:rPr>
            <w:rFonts w:ascii="Segoe UI" w:eastAsia="Times New Roman" w:hAnsi="Segoe UI" w:cs="Segoe UI"/>
            <w:color w:val="555555"/>
          </w:rPr>
          <w:delText xml:space="preserve">we will </w:delText>
        </w:r>
      </w:del>
      <w:r w:rsidRPr="00B15DD5">
        <w:rPr>
          <w:rFonts w:ascii="Segoe UI" w:eastAsia="Times New Roman" w:hAnsi="Segoe UI" w:cs="Segoe UI"/>
          <w:color w:val="555555"/>
        </w:rPr>
        <w:t>help you implement the connection between an SAP Concur user’s account and your application. You will find best practices for user-centered design, examples of dos-and-don’ts, and suggested steps to guide the user through the connection process.</w:t>
      </w:r>
    </w:p>
    <w:p w14:paraId="679EAD2C" w14:textId="7E2B9C70" w:rsidR="00B15DD5" w:rsidRPr="00B15DD5" w:rsidRDefault="00B15DD5" w:rsidP="00B15DD5">
      <w:pPr>
        <w:spacing w:after="240"/>
        <w:rPr>
          <w:rFonts w:ascii="Segoe UI" w:eastAsia="Times New Roman" w:hAnsi="Segoe UI" w:cs="Segoe UI"/>
          <w:color w:val="555555"/>
        </w:rPr>
      </w:pPr>
      <w:del w:id="6" w:author="Clippinger, Laurel" w:date="2023-05-09T17:09:00Z">
        <w:r w:rsidRPr="00B15DD5" w:rsidDel="00210A0E">
          <w:rPr>
            <w:rFonts w:ascii="Segoe UI" w:eastAsia="Times New Roman" w:hAnsi="Segoe UI" w:cs="Segoe UI"/>
            <w:color w:val="555555"/>
          </w:rPr>
          <w:delText xml:space="preserve">It is not our intention to tell you what colors and fonts to use. Maintaining your brand integrity is important, and these guidelines do not interfere with that. Rather, our goal is for user to have a pleasant and consistent experience across all of our partner applications. </w:delText>
        </w:r>
      </w:del>
      <w:r w:rsidRPr="00B15DD5">
        <w:rPr>
          <w:rFonts w:ascii="Segoe UI" w:eastAsia="Times New Roman" w:hAnsi="Segoe UI" w:cs="Segoe UI"/>
          <w:color w:val="555555"/>
        </w:rPr>
        <w:t xml:space="preserve">Observing these guidelines will help </w:t>
      </w:r>
      <w:ins w:id="7" w:author="Clippinger, Laurel" w:date="2023-05-09T17:09:00Z">
        <w:r w:rsidR="007F6CC7">
          <w:rPr>
            <w:rFonts w:ascii="Segoe UI" w:eastAsia="Times New Roman" w:hAnsi="Segoe UI" w:cs="Segoe UI"/>
            <w:color w:val="555555"/>
          </w:rPr>
          <w:t xml:space="preserve">provide consistency across all our partner applications and help </w:t>
        </w:r>
      </w:ins>
      <w:r w:rsidRPr="00B15DD5">
        <w:rPr>
          <w:rFonts w:ascii="Segoe UI" w:eastAsia="Times New Roman" w:hAnsi="Segoe UI" w:cs="Segoe UI"/>
          <w:color w:val="555555"/>
        </w:rPr>
        <w:t xml:space="preserve">ensure that our shared users have positive </w:t>
      </w:r>
      <w:commentRangeStart w:id="8"/>
      <w:r w:rsidRPr="00B15DD5">
        <w:rPr>
          <w:rFonts w:ascii="Segoe UI" w:eastAsia="Times New Roman" w:hAnsi="Segoe UI" w:cs="Segoe UI"/>
          <w:color w:val="555555"/>
        </w:rPr>
        <w:t>experiences</w:t>
      </w:r>
      <w:commentRangeEnd w:id="8"/>
      <w:r w:rsidR="003F6C8F">
        <w:rPr>
          <w:rStyle w:val="CommentReference"/>
        </w:rPr>
        <w:commentReference w:id="8"/>
      </w:r>
      <w:ins w:id="9" w:author="Clippinger, Laurel" w:date="2023-05-09T17:09:00Z">
        <w:r w:rsidR="007F6CC7">
          <w:rPr>
            <w:rFonts w:ascii="Segoe UI" w:eastAsia="Times New Roman" w:hAnsi="Segoe UI" w:cs="Segoe UI"/>
            <w:color w:val="555555"/>
          </w:rPr>
          <w:t>.</w:t>
        </w:r>
      </w:ins>
      <w:del w:id="10" w:author="Clippinger, Laurel" w:date="2023-05-09T17:09:00Z">
        <w:r w:rsidRPr="00B15DD5" w:rsidDel="007F6CC7">
          <w:rPr>
            <w:rFonts w:ascii="Segoe UI" w:eastAsia="Times New Roman" w:hAnsi="Segoe UI" w:cs="Segoe UI"/>
            <w:color w:val="555555"/>
          </w:rPr>
          <w:delText xml:space="preserve"> with both of our companies as a result of our partnership.</w:delText>
        </w:r>
      </w:del>
    </w:p>
    <w:p w14:paraId="03941C5F" w14:textId="77777777" w:rsidR="00422EAD" w:rsidRPr="00975315" w:rsidRDefault="00422EAD" w:rsidP="00422EAD">
      <w:pPr>
        <w:spacing w:after="240"/>
        <w:rPr>
          <w:ins w:id="11" w:author="Clippinger, Laurel" w:date="2023-05-09T17:09:00Z"/>
          <w:rFonts w:ascii="Segoe UI" w:eastAsia="Times New Roman" w:hAnsi="Segoe UI" w:cs="Segoe UI"/>
          <w:color w:val="555555"/>
          <w:sz w:val="42"/>
          <w:szCs w:val="42"/>
        </w:rPr>
      </w:pPr>
      <w:bookmarkStart w:id="12" w:name="word-on-accessibility"/>
      <w:bookmarkEnd w:id="12"/>
      <w:ins w:id="13" w:author="Clippinger, Laurel" w:date="2023-05-09T17:09:00Z">
        <w:r w:rsidRPr="00975315">
          <w:rPr>
            <w:rFonts w:ascii="Segoe UI" w:eastAsia="Times New Roman" w:hAnsi="Segoe UI" w:cs="Segoe UI"/>
            <w:color w:val="555555"/>
            <w:sz w:val="42"/>
            <w:szCs w:val="42"/>
          </w:rPr>
          <w:t>Branding</w:t>
        </w:r>
      </w:ins>
    </w:p>
    <w:p w14:paraId="484AB85F" w14:textId="6E6C8F32" w:rsidR="00422EAD" w:rsidRPr="00422EAD" w:rsidRDefault="00422EAD">
      <w:pPr>
        <w:spacing w:after="240"/>
        <w:rPr>
          <w:ins w:id="14" w:author="Clippinger, Laurel" w:date="2023-05-09T17:09:00Z"/>
          <w:rFonts w:ascii="Segoe UI" w:eastAsia="Times New Roman" w:hAnsi="Segoe UI" w:cs="Segoe UI"/>
          <w:color w:val="555555"/>
          <w:rPrChange w:id="15" w:author="Clippinger, Laurel" w:date="2023-05-09T17:10:00Z">
            <w:rPr>
              <w:ins w:id="16" w:author="Clippinger, Laurel" w:date="2023-05-09T17:09:00Z"/>
              <w:rFonts w:ascii="Segoe UI" w:eastAsia="Times New Roman" w:hAnsi="Segoe UI" w:cs="Segoe UI"/>
              <w:color w:val="555555"/>
              <w:sz w:val="42"/>
              <w:szCs w:val="42"/>
            </w:rPr>
          </w:rPrChange>
        </w:rPr>
        <w:pPrChange w:id="17" w:author="Clippinger, Laurel" w:date="2023-05-09T17:10:00Z">
          <w:pPr>
            <w:pBdr>
              <w:bottom w:val="single" w:sz="6" w:space="4" w:color="EEEEEE"/>
            </w:pBdr>
            <w:spacing w:before="240" w:after="240"/>
            <w:outlineLvl w:val="1"/>
          </w:pPr>
        </w:pPrChange>
      </w:pPr>
      <w:ins w:id="18" w:author="Clippinger, Laurel" w:date="2023-05-09T17:09:00Z">
        <w:r>
          <w:rPr>
            <w:rFonts w:ascii="Segoe UI" w:eastAsia="Times New Roman" w:hAnsi="Segoe UI" w:cs="Segoe UI"/>
            <w:color w:val="555555"/>
          </w:rPr>
          <w:t xml:space="preserve">Please follow your own brand colors, font, and style. For mentions of your partnership with SAP Concur, please refer to our </w:t>
        </w:r>
        <w:r>
          <w:rPr>
            <w:rFonts w:ascii="Segoe UI" w:eastAsia="Times New Roman" w:hAnsi="Segoe UI" w:cs="Segoe UI"/>
            <w:color w:val="555555"/>
          </w:rPr>
          <w:fldChar w:fldCharType="begin"/>
        </w:r>
        <w:r>
          <w:rPr>
            <w:rFonts w:ascii="Segoe UI" w:eastAsia="Times New Roman" w:hAnsi="Segoe UI" w:cs="Segoe UI"/>
            <w:color w:val="555555"/>
          </w:rPr>
          <w:instrText>HYPERLINK "https://developer.concur.com/manage-apps/go-market-docs/app-center-partner-marketing-toolkit.html" \l "logo-and-brand-guidelines"</w:instrText>
        </w:r>
        <w:r>
          <w:rPr>
            <w:rFonts w:ascii="Segoe UI" w:eastAsia="Times New Roman" w:hAnsi="Segoe UI" w:cs="Segoe UI"/>
            <w:color w:val="555555"/>
          </w:rPr>
        </w:r>
        <w:r>
          <w:rPr>
            <w:rFonts w:ascii="Segoe UI" w:eastAsia="Times New Roman" w:hAnsi="Segoe UI" w:cs="Segoe UI"/>
            <w:color w:val="555555"/>
          </w:rPr>
          <w:fldChar w:fldCharType="separate"/>
        </w:r>
        <w:r>
          <w:rPr>
            <w:rStyle w:val="Hyperlink"/>
            <w:rFonts w:ascii="Segoe UI" w:eastAsia="Times New Roman" w:hAnsi="Segoe UI" w:cs="Segoe UI"/>
          </w:rPr>
          <w:t>SAP Concur brand guidelines</w:t>
        </w:r>
        <w:r>
          <w:rPr>
            <w:rFonts w:ascii="Segoe UI" w:eastAsia="Times New Roman" w:hAnsi="Segoe UI" w:cs="Segoe UI"/>
            <w:color w:val="555555"/>
          </w:rPr>
          <w:fldChar w:fldCharType="end"/>
        </w:r>
        <w:r>
          <w:rPr>
            <w:rFonts w:ascii="Segoe UI" w:eastAsia="Times New Roman" w:hAnsi="Segoe UI" w:cs="Segoe UI"/>
            <w:color w:val="555555"/>
          </w:rPr>
          <w:t>.</w:t>
        </w:r>
      </w:ins>
    </w:p>
    <w:p w14:paraId="4D6668DF" w14:textId="6C851385" w:rsidR="00B15DD5" w:rsidRPr="00B15DD5" w:rsidRDefault="00B15DD5" w:rsidP="00B15DD5">
      <w:pPr>
        <w:pBdr>
          <w:bottom w:val="single" w:sz="6" w:space="4" w:color="EEEEEE"/>
        </w:pBdr>
        <w:spacing w:before="240" w:after="240"/>
        <w:outlineLvl w:val="1"/>
        <w:rPr>
          <w:rFonts w:ascii="Segoe UI" w:eastAsia="Times New Roman" w:hAnsi="Segoe UI" w:cs="Segoe UI"/>
          <w:color w:val="555555"/>
          <w:sz w:val="42"/>
          <w:szCs w:val="42"/>
        </w:rPr>
      </w:pPr>
      <w:r w:rsidRPr="00B15DD5">
        <w:rPr>
          <w:rFonts w:ascii="Segoe UI" w:eastAsia="Times New Roman" w:hAnsi="Segoe UI" w:cs="Segoe UI"/>
          <w:color w:val="555555"/>
          <w:sz w:val="42"/>
          <w:szCs w:val="42"/>
        </w:rPr>
        <w:t>A word on accessibility</w:t>
      </w:r>
    </w:p>
    <w:p w14:paraId="6CD1FE76" w14:textId="4921F02A"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t>This guide also includes some suggestions on how to ensure your site is </w:t>
      </w:r>
      <w:hyperlink r:id="rId15" w:history="1">
        <w:r w:rsidRPr="00B15DD5">
          <w:rPr>
            <w:rFonts w:ascii="Segoe UI" w:eastAsia="Times New Roman" w:hAnsi="Segoe UI" w:cs="Segoe UI"/>
            <w:color w:val="4078C0"/>
            <w:u w:val="single"/>
          </w:rPr>
          <w:t>Section 508 compliant</w:t>
        </w:r>
      </w:hyperlink>
      <w:r w:rsidRPr="00B15DD5">
        <w:rPr>
          <w:rFonts w:ascii="Segoe UI" w:eastAsia="Times New Roman" w:hAnsi="Segoe UI" w:cs="Segoe UI"/>
          <w:color w:val="555555"/>
        </w:rPr>
        <w:t xml:space="preserve">. At SAP Concur, we work hard to make sure our critical services are available and usable by every employee at the companies who use our </w:t>
      </w:r>
      <w:commentRangeStart w:id="19"/>
      <w:r w:rsidRPr="00B15DD5">
        <w:rPr>
          <w:rFonts w:ascii="Segoe UI" w:eastAsia="Times New Roman" w:hAnsi="Segoe UI" w:cs="Segoe UI"/>
          <w:color w:val="555555"/>
        </w:rPr>
        <w:t>products</w:t>
      </w:r>
      <w:commentRangeEnd w:id="19"/>
      <w:r w:rsidR="003F6C8F">
        <w:rPr>
          <w:rStyle w:val="CommentReference"/>
        </w:rPr>
        <w:commentReference w:id="19"/>
      </w:r>
      <w:r w:rsidRPr="00B15DD5">
        <w:rPr>
          <w:rFonts w:ascii="Segoe UI" w:eastAsia="Times New Roman" w:hAnsi="Segoe UI" w:cs="Segoe UI"/>
          <w:color w:val="555555"/>
        </w:rPr>
        <w:t>.</w:t>
      </w:r>
      <w:del w:id="20" w:author="Clippinger, Laurel" w:date="2023-05-09T17:10:00Z">
        <w:r w:rsidRPr="00B15DD5" w:rsidDel="003754E3">
          <w:rPr>
            <w:rFonts w:ascii="Segoe UI" w:eastAsia="Times New Roman" w:hAnsi="Segoe UI" w:cs="Segoe UI"/>
            <w:color w:val="555555"/>
          </w:rPr>
          <w:delText xml:space="preserve"> From private companies to government agencies, we have a wide range of users with varying levels of abilities. Observing accessibility best practices in your product helps us meet our commitment to provide quality software to our entire user base.</w:delText>
        </w:r>
      </w:del>
    </w:p>
    <w:p w14:paraId="4F1BF1B2" w14:textId="77777777" w:rsidR="00B15DD5" w:rsidRPr="00B15DD5" w:rsidRDefault="00B15DD5" w:rsidP="00B15DD5">
      <w:pPr>
        <w:pBdr>
          <w:bottom w:val="single" w:sz="6" w:space="4" w:color="EEEEEE"/>
        </w:pBdr>
        <w:spacing w:before="240" w:after="240"/>
        <w:outlineLvl w:val="1"/>
        <w:rPr>
          <w:rFonts w:ascii="Segoe UI" w:eastAsia="Times New Roman" w:hAnsi="Segoe UI" w:cs="Segoe UI"/>
          <w:color w:val="555555"/>
          <w:sz w:val="42"/>
          <w:szCs w:val="42"/>
        </w:rPr>
      </w:pPr>
      <w:bookmarkStart w:id="21" w:name="design-guidelines-account-linking-exampl"/>
      <w:bookmarkEnd w:id="21"/>
      <w:r w:rsidRPr="00B15DD5">
        <w:rPr>
          <w:rFonts w:ascii="Segoe UI" w:eastAsia="Times New Roman" w:hAnsi="Segoe UI" w:cs="Segoe UI"/>
          <w:color w:val="555555"/>
          <w:sz w:val="42"/>
          <w:szCs w:val="42"/>
        </w:rPr>
        <w:lastRenderedPageBreak/>
        <w:t>Account linking example</w:t>
      </w:r>
    </w:p>
    <w:p w14:paraId="7E142B2D" w14:textId="77777777"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t>This section provides an example of the process for an end-user (consumer) to connect their SAP Concur account with your application. Note that not all steps below will apply to all applications. This guide, however, attempts to cover the common variations.</w:t>
      </w:r>
    </w:p>
    <w:p w14:paraId="66C964AB" w14:textId="77777777"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t>The connection flow begins from the SAP Concur App Center. Once the user has accepted the terms of the connection, the user will be redirected to your site to connect.</w:t>
      </w:r>
    </w:p>
    <w:p w14:paraId="5727CFC2" w14:textId="77777777"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b/>
          <w:bCs/>
          <w:color w:val="555555"/>
        </w:rPr>
        <w:t>Step 1 Connect</w:t>
      </w:r>
    </w:p>
    <w:p w14:paraId="2D5A24F0" w14:textId="482DBE96" w:rsidR="00B15DD5" w:rsidRPr="00B15DD5" w:rsidRDefault="00A05077" w:rsidP="00B15DD5">
      <w:pPr>
        <w:spacing w:after="240"/>
        <w:rPr>
          <w:rFonts w:ascii="Segoe UI" w:eastAsia="Times New Roman" w:hAnsi="Segoe UI" w:cs="Segoe UI"/>
          <w:color w:val="555555"/>
        </w:rPr>
      </w:pPr>
      <w:ins w:id="22" w:author="Clippinger, Laurel" w:date="2023-05-09T17:16:00Z">
        <w:r w:rsidRPr="00A05077">
          <w:rPr>
            <w:rFonts w:ascii="Segoe UI" w:eastAsia="Times New Roman" w:hAnsi="Segoe UI" w:cs="Segoe UI"/>
            <w:noProof/>
            <w:color w:val="555555"/>
          </w:rPr>
          <w:lastRenderedPageBreak/>
          <w:drawing>
            <wp:inline distT="0" distB="0" distL="0" distR="0" wp14:anchorId="1DF56366" wp14:editId="79158786">
              <wp:extent cx="5750497" cy="4704080"/>
              <wp:effectExtent l="0" t="0" r="3175" b="0"/>
              <wp:docPr id="141424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46147"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750497" cy="4704080"/>
                      </a:xfrm>
                      <a:prstGeom prst="rect">
                        <a:avLst/>
                      </a:prstGeom>
                    </pic:spPr>
                  </pic:pic>
                </a:graphicData>
              </a:graphic>
            </wp:inline>
          </w:drawing>
        </w:r>
      </w:ins>
      <w:del w:id="23" w:author="Clippinger, Laurel" w:date="2023-05-09T17:16:00Z">
        <w:r w:rsidR="00B15DD5" w:rsidRPr="00B15DD5" w:rsidDel="00A05077">
          <w:rPr>
            <w:rFonts w:ascii="Segoe UI" w:eastAsia="Times New Roman" w:hAnsi="Segoe UI" w:cs="Segoe UI"/>
            <w:color w:val="555555"/>
          </w:rPr>
          <w:lastRenderedPageBreak/>
          <w:fldChar w:fldCharType="begin"/>
        </w:r>
        <w:r w:rsidR="00B15DD5" w:rsidRPr="00B15DD5" w:rsidDel="00A05077">
          <w:rPr>
            <w:rFonts w:ascii="Segoe UI" w:eastAsia="Times New Roman" w:hAnsi="Segoe UI" w:cs="Segoe UI"/>
            <w:color w:val="555555"/>
          </w:rPr>
          <w:delInstrText xml:space="preserve"> INCLUDEPICTURE "https://developer.concur.com/manage-apps/go-market-docs/app-center-ux-guidelines-consumer-connect.png" \* MERGEFORMATINET </w:delInstrText>
        </w:r>
        <w:r w:rsidR="00B15DD5" w:rsidRPr="00B15DD5" w:rsidDel="00A05077">
          <w:rPr>
            <w:rFonts w:ascii="Segoe UI" w:eastAsia="Times New Roman" w:hAnsi="Segoe UI" w:cs="Segoe UI"/>
            <w:color w:val="555555"/>
          </w:rPr>
          <w:fldChar w:fldCharType="separate"/>
        </w:r>
        <w:r w:rsidR="00B15DD5" w:rsidRPr="00B15DD5" w:rsidDel="00A05077">
          <w:rPr>
            <w:rFonts w:ascii="Segoe UI" w:eastAsia="Times New Roman" w:hAnsi="Segoe UI" w:cs="Segoe UI"/>
            <w:noProof/>
            <w:color w:val="555555"/>
          </w:rPr>
          <w:drawing>
            <wp:inline distT="0" distB="0" distL="0" distR="0" wp14:anchorId="79E08F36" wp14:editId="6A4A070D">
              <wp:extent cx="5943600" cy="4443730"/>
              <wp:effectExtent l="0" t="0" r="0" b="1270"/>
              <wp:docPr id="2111035705" name="Picture 10" descr="Step 1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p 1 Conn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43730"/>
                      </a:xfrm>
                      <a:prstGeom prst="rect">
                        <a:avLst/>
                      </a:prstGeom>
                      <a:noFill/>
                      <a:ln>
                        <a:noFill/>
                      </a:ln>
                    </pic:spPr>
                  </pic:pic>
                </a:graphicData>
              </a:graphic>
            </wp:inline>
          </w:drawing>
        </w:r>
        <w:r w:rsidR="00B15DD5" w:rsidRPr="00B15DD5" w:rsidDel="00A05077">
          <w:rPr>
            <w:rFonts w:ascii="Segoe UI" w:eastAsia="Times New Roman" w:hAnsi="Segoe UI" w:cs="Segoe UI"/>
            <w:color w:val="555555"/>
          </w:rPr>
          <w:fldChar w:fldCharType="end"/>
        </w:r>
      </w:del>
    </w:p>
    <w:p w14:paraId="7647CE65" w14:textId="77777777"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b/>
          <w:bCs/>
          <w:color w:val="555555"/>
        </w:rPr>
        <w:t>Step 2 Accept Terms</w:t>
      </w:r>
    </w:p>
    <w:p w14:paraId="3BC5F646" w14:textId="13894A5D"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lastRenderedPageBreak/>
        <w:fldChar w:fldCharType="begin"/>
      </w:r>
      <w:r w:rsidRPr="00B15DD5">
        <w:rPr>
          <w:rFonts w:ascii="Segoe UI" w:eastAsia="Times New Roman" w:hAnsi="Segoe UI" w:cs="Segoe UI"/>
          <w:color w:val="555555"/>
        </w:rPr>
        <w:instrText xml:space="preserve"> INCLUDEPICTURE "https://developer.concur.com/manage-apps/go-market-docs/app-center-ux-guidelines-consumer-terms-and-conditions.png" \* MERGEFORMATINET </w:instrText>
      </w:r>
      <w:r w:rsidRPr="00B15DD5">
        <w:rPr>
          <w:rFonts w:ascii="Segoe UI" w:eastAsia="Times New Roman" w:hAnsi="Segoe UI" w:cs="Segoe UI"/>
          <w:color w:val="555555"/>
        </w:rPr>
        <w:fldChar w:fldCharType="separate"/>
      </w:r>
      <w:r w:rsidRPr="00B15DD5">
        <w:rPr>
          <w:rFonts w:ascii="Segoe UI" w:eastAsia="Times New Roman" w:hAnsi="Segoe UI" w:cs="Segoe UI"/>
          <w:noProof/>
          <w:color w:val="555555"/>
        </w:rPr>
        <w:drawing>
          <wp:inline distT="0" distB="0" distL="0" distR="0" wp14:anchorId="36E3128A" wp14:editId="5B9E36BB">
            <wp:extent cx="5943600" cy="4011806"/>
            <wp:effectExtent l="0" t="0" r="0" b="1905"/>
            <wp:docPr id="16392363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36348" name="Pictur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3600" cy="4011806"/>
                    </a:xfrm>
                    <a:prstGeom prst="rect">
                      <a:avLst/>
                    </a:prstGeom>
                    <a:noFill/>
                    <a:ln>
                      <a:noFill/>
                    </a:ln>
                  </pic:spPr>
                </pic:pic>
              </a:graphicData>
            </a:graphic>
          </wp:inline>
        </w:drawing>
      </w:r>
      <w:r w:rsidRPr="00B15DD5">
        <w:rPr>
          <w:rFonts w:ascii="Segoe UI" w:eastAsia="Times New Roman" w:hAnsi="Segoe UI" w:cs="Segoe UI"/>
          <w:color w:val="555555"/>
        </w:rPr>
        <w:fldChar w:fldCharType="end"/>
      </w:r>
    </w:p>
    <w:p w14:paraId="34859F64" w14:textId="77777777"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b/>
          <w:bCs/>
          <w:color w:val="555555"/>
        </w:rPr>
        <w:t>Step 3 Landing Page</w:t>
      </w:r>
    </w:p>
    <w:p w14:paraId="05408F81" w14:textId="18E10074"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lastRenderedPageBreak/>
        <w:fldChar w:fldCharType="begin"/>
      </w:r>
      <w:r w:rsidRPr="00B15DD5">
        <w:rPr>
          <w:rFonts w:ascii="Segoe UI" w:eastAsia="Times New Roman" w:hAnsi="Segoe UI" w:cs="Segoe UI"/>
          <w:color w:val="555555"/>
        </w:rPr>
        <w:instrText xml:space="preserve"> INCLUDEPICTURE "https://developer.concur.com/manage-apps/go-market-docs/app-center-ux-guidelines-consumer-landing-page.png" \* MERGEFORMATINET </w:instrText>
      </w:r>
      <w:r w:rsidRPr="00B15DD5">
        <w:rPr>
          <w:rFonts w:ascii="Segoe UI" w:eastAsia="Times New Roman" w:hAnsi="Segoe UI" w:cs="Segoe UI"/>
          <w:color w:val="555555"/>
        </w:rPr>
        <w:fldChar w:fldCharType="separate"/>
      </w:r>
      <w:r w:rsidRPr="00B15DD5">
        <w:rPr>
          <w:rFonts w:ascii="Segoe UI" w:eastAsia="Times New Roman" w:hAnsi="Segoe UI" w:cs="Segoe UI"/>
          <w:noProof/>
          <w:color w:val="555555"/>
        </w:rPr>
        <w:drawing>
          <wp:inline distT="0" distB="0" distL="0" distR="0" wp14:anchorId="404AFECA" wp14:editId="4865C1C4">
            <wp:extent cx="4540863" cy="4194175"/>
            <wp:effectExtent l="0" t="0" r="6350" b="0"/>
            <wp:docPr id="18277677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7706"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540863" cy="4194175"/>
                    </a:xfrm>
                    <a:prstGeom prst="rect">
                      <a:avLst/>
                    </a:prstGeom>
                    <a:noFill/>
                    <a:ln>
                      <a:noFill/>
                    </a:ln>
                  </pic:spPr>
                </pic:pic>
              </a:graphicData>
            </a:graphic>
          </wp:inline>
        </w:drawing>
      </w:r>
      <w:r w:rsidRPr="00B15DD5">
        <w:rPr>
          <w:rFonts w:ascii="Segoe UI" w:eastAsia="Times New Roman" w:hAnsi="Segoe UI" w:cs="Segoe UI"/>
          <w:color w:val="555555"/>
        </w:rPr>
        <w:fldChar w:fldCharType="end"/>
      </w:r>
    </w:p>
    <w:p w14:paraId="18CE08FB" w14:textId="3FCE48AD" w:rsidR="00B15DD5" w:rsidRPr="00B15DD5" w:rsidDel="00AC6CAE" w:rsidRDefault="00B15DD5">
      <w:pPr>
        <w:spacing w:after="240"/>
        <w:rPr>
          <w:del w:id="24" w:author="Clippinger, Laurel" w:date="2023-05-09T17:18:00Z"/>
          <w:rFonts w:ascii="Segoe UI" w:eastAsia="Times New Roman" w:hAnsi="Segoe UI" w:cs="Segoe UI"/>
          <w:color w:val="555555"/>
        </w:rPr>
      </w:pPr>
      <w:r w:rsidRPr="00B15DD5">
        <w:rPr>
          <w:rFonts w:ascii="Segoe UI" w:eastAsia="Times New Roman" w:hAnsi="Segoe UI" w:cs="Segoe UI"/>
          <w:b/>
          <w:bCs/>
          <w:color w:val="555555"/>
        </w:rPr>
        <w:t xml:space="preserve">Step 4 </w:t>
      </w:r>
      <w:del w:id="25" w:author="Clippinger, Laurel" w:date="2023-05-09T17:18:00Z">
        <w:r w:rsidRPr="00B15DD5" w:rsidDel="00AC6CAE">
          <w:rPr>
            <w:rFonts w:ascii="Segoe UI" w:eastAsia="Times New Roman" w:hAnsi="Segoe UI" w:cs="Segoe UI"/>
            <w:b/>
            <w:bCs/>
            <w:color w:val="555555"/>
          </w:rPr>
          <w:delText>Account Creation</w:delText>
        </w:r>
      </w:del>
    </w:p>
    <w:p w14:paraId="333B32BE" w14:textId="67C6DB81" w:rsidR="00B15DD5" w:rsidRPr="00B15DD5" w:rsidDel="00AC6CAE" w:rsidRDefault="00B15DD5">
      <w:pPr>
        <w:spacing w:after="240"/>
        <w:rPr>
          <w:del w:id="26" w:author="Clippinger, Laurel" w:date="2023-05-09T17:18:00Z"/>
          <w:rFonts w:ascii="Segoe UI" w:eastAsia="Times New Roman" w:hAnsi="Segoe UI" w:cs="Segoe UI"/>
          <w:color w:val="555555"/>
        </w:rPr>
      </w:pPr>
      <w:del w:id="27" w:author="Clippinger, Laurel" w:date="2023-05-09T17:18:00Z">
        <w:r w:rsidRPr="00B15DD5" w:rsidDel="00AC6CAE">
          <w:rPr>
            <w:rFonts w:ascii="Segoe UI" w:eastAsia="Times New Roman" w:hAnsi="Segoe UI" w:cs="Segoe UI"/>
            <w:color w:val="555555"/>
          </w:rPr>
          <w:lastRenderedPageBreak/>
          <w:fldChar w:fldCharType="begin"/>
        </w:r>
        <w:r w:rsidRPr="00B15DD5" w:rsidDel="00AC6CAE">
          <w:rPr>
            <w:rFonts w:ascii="Segoe UI" w:eastAsia="Times New Roman" w:hAnsi="Segoe UI" w:cs="Segoe UI"/>
            <w:color w:val="555555"/>
          </w:rPr>
          <w:delInstrText xml:space="preserve"> INCLUDEPICTURE "https://developer.concur.com/manage-apps/go-market-docs/app-center-ux-guidelines-consumer-account-creation.png" \* MERGEFORMATINET </w:delInstrText>
        </w:r>
        <w:r w:rsidRPr="00B15DD5" w:rsidDel="00AC6CAE">
          <w:rPr>
            <w:rFonts w:ascii="Segoe UI" w:eastAsia="Times New Roman" w:hAnsi="Segoe UI" w:cs="Segoe UI"/>
            <w:color w:val="555555"/>
          </w:rPr>
          <w:fldChar w:fldCharType="separate"/>
        </w:r>
        <w:r w:rsidRPr="00B15DD5" w:rsidDel="00AC6CAE">
          <w:rPr>
            <w:rFonts w:ascii="Segoe UI" w:eastAsia="Times New Roman" w:hAnsi="Segoe UI" w:cs="Segoe UI"/>
            <w:noProof/>
            <w:color w:val="555555"/>
          </w:rPr>
          <w:drawing>
            <wp:inline distT="0" distB="0" distL="0" distR="0" wp14:anchorId="181D703D" wp14:editId="5B87C148">
              <wp:extent cx="5943600" cy="4194175"/>
              <wp:effectExtent l="0" t="0" r="0" b="0"/>
              <wp:docPr id="1682030122" name="Picture 7" descr="Step 4 Account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p 4 Account Cre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94175"/>
                      </a:xfrm>
                      <a:prstGeom prst="rect">
                        <a:avLst/>
                      </a:prstGeom>
                      <a:noFill/>
                      <a:ln>
                        <a:noFill/>
                      </a:ln>
                    </pic:spPr>
                  </pic:pic>
                </a:graphicData>
              </a:graphic>
            </wp:inline>
          </w:drawing>
        </w:r>
        <w:r w:rsidRPr="00B15DD5" w:rsidDel="00AC6CAE">
          <w:rPr>
            <w:rFonts w:ascii="Segoe UI" w:eastAsia="Times New Roman" w:hAnsi="Segoe UI" w:cs="Segoe UI"/>
            <w:color w:val="555555"/>
          </w:rPr>
          <w:fldChar w:fldCharType="end"/>
        </w:r>
      </w:del>
    </w:p>
    <w:p w14:paraId="0116674A" w14:textId="52DFC8B7" w:rsidR="00B15DD5" w:rsidRPr="00B15DD5" w:rsidRDefault="00B15DD5" w:rsidP="00AC6CAE">
      <w:pPr>
        <w:spacing w:after="240"/>
        <w:rPr>
          <w:rFonts w:ascii="Segoe UI" w:eastAsia="Times New Roman" w:hAnsi="Segoe UI" w:cs="Segoe UI"/>
          <w:color w:val="555555"/>
        </w:rPr>
      </w:pPr>
      <w:del w:id="28" w:author="Clippinger, Laurel" w:date="2023-05-09T17:18:00Z">
        <w:r w:rsidRPr="00B15DD5" w:rsidDel="00AC6CAE">
          <w:rPr>
            <w:rFonts w:ascii="Segoe UI" w:eastAsia="Times New Roman" w:hAnsi="Segoe UI" w:cs="Segoe UI"/>
            <w:b/>
            <w:bCs/>
            <w:color w:val="555555"/>
          </w:rPr>
          <w:delText xml:space="preserve">Step 5 </w:delText>
        </w:r>
      </w:del>
      <w:r w:rsidRPr="00B15DD5">
        <w:rPr>
          <w:rFonts w:ascii="Segoe UI" w:eastAsia="Times New Roman" w:hAnsi="Segoe UI" w:cs="Segoe UI"/>
          <w:b/>
          <w:bCs/>
          <w:color w:val="555555"/>
        </w:rPr>
        <w:t>Confirmation</w:t>
      </w:r>
    </w:p>
    <w:p w14:paraId="53852134" w14:textId="769A2E5C"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lastRenderedPageBreak/>
        <w:fldChar w:fldCharType="begin"/>
      </w:r>
      <w:r w:rsidRPr="00B15DD5">
        <w:rPr>
          <w:rFonts w:ascii="Segoe UI" w:eastAsia="Times New Roman" w:hAnsi="Segoe UI" w:cs="Segoe UI"/>
          <w:color w:val="555555"/>
        </w:rPr>
        <w:instrText xml:space="preserve"> INCLUDEPICTURE "https://developer.concur.com/manage-apps/go-market-docs/app-center-ux-guidelines-consumer-confirmation.png" \* MERGEFORMATINET </w:instrText>
      </w:r>
      <w:r w:rsidRPr="00B15DD5">
        <w:rPr>
          <w:rFonts w:ascii="Segoe UI" w:eastAsia="Times New Roman" w:hAnsi="Segoe UI" w:cs="Segoe UI"/>
          <w:color w:val="555555"/>
        </w:rPr>
        <w:fldChar w:fldCharType="separate"/>
      </w:r>
      <w:r w:rsidRPr="00B15DD5">
        <w:rPr>
          <w:rFonts w:ascii="Segoe UI" w:eastAsia="Times New Roman" w:hAnsi="Segoe UI" w:cs="Segoe UI"/>
          <w:noProof/>
          <w:color w:val="555555"/>
        </w:rPr>
        <w:drawing>
          <wp:inline distT="0" distB="0" distL="0" distR="0" wp14:anchorId="3C679A5E" wp14:editId="119F9EC6">
            <wp:extent cx="5594465" cy="5529142"/>
            <wp:effectExtent l="0" t="0" r="0" b="0"/>
            <wp:docPr id="2097479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79870" name="Picture 6"/>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600920" cy="5535521"/>
                    </a:xfrm>
                    <a:prstGeom prst="rect">
                      <a:avLst/>
                    </a:prstGeom>
                    <a:noFill/>
                    <a:ln>
                      <a:noFill/>
                    </a:ln>
                  </pic:spPr>
                </pic:pic>
              </a:graphicData>
            </a:graphic>
          </wp:inline>
        </w:drawing>
      </w:r>
      <w:r w:rsidRPr="00B15DD5">
        <w:rPr>
          <w:rFonts w:ascii="Segoe UI" w:eastAsia="Times New Roman" w:hAnsi="Segoe UI" w:cs="Segoe UI"/>
          <w:color w:val="555555"/>
        </w:rPr>
        <w:fldChar w:fldCharType="end"/>
      </w:r>
    </w:p>
    <w:p w14:paraId="35579EE2" w14:textId="77777777" w:rsidR="00B15DD5" w:rsidRPr="00B15DD5" w:rsidRDefault="00B15DD5" w:rsidP="00B15DD5">
      <w:pPr>
        <w:pBdr>
          <w:bottom w:val="single" w:sz="6" w:space="4" w:color="EEEEEE"/>
        </w:pBdr>
        <w:spacing w:before="240" w:after="240"/>
        <w:outlineLvl w:val="1"/>
        <w:rPr>
          <w:rFonts w:ascii="Segoe UI" w:eastAsia="Times New Roman" w:hAnsi="Segoe UI" w:cs="Segoe UI"/>
          <w:color w:val="555555"/>
          <w:sz w:val="42"/>
          <w:szCs w:val="42"/>
        </w:rPr>
      </w:pPr>
      <w:bookmarkStart w:id="29" w:name="design-guidelines"/>
      <w:bookmarkEnd w:id="29"/>
      <w:r w:rsidRPr="00B15DD5">
        <w:rPr>
          <w:rFonts w:ascii="Segoe UI" w:eastAsia="Times New Roman" w:hAnsi="Segoe UI" w:cs="Segoe UI"/>
          <w:color w:val="555555"/>
          <w:sz w:val="42"/>
          <w:szCs w:val="42"/>
        </w:rPr>
        <w:t>Design guidelines</w:t>
      </w:r>
    </w:p>
    <w:p w14:paraId="7D7724FB" w14:textId="77777777"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t>The following guidelines should be used to develop your connection user experience and will be used to evaluate your application during the </w:t>
      </w:r>
      <w:hyperlink r:id="rId22" w:history="1">
        <w:r w:rsidRPr="00B15DD5">
          <w:rPr>
            <w:rFonts w:ascii="Segoe UI" w:eastAsia="Times New Roman" w:hAnsi="Segoe UI" w:cs="Segoe UI"/>
            <w:color w:val="4078C0"/>
            <w:u w:val="single"/>
          </w:rPr>
          <w:t>certification process</w:t>
        </w:r>
      </w:hyperlink>
      <w:r w:rsidRPr="00B15DD5">
        <w:rPr>
          <w:rFonts w:ascii="Segoe UI" w:eastAsia="Times New Roman" w:hAnsi="Segoe UI" w:cs="Segoe UI"/>
          <w:color w:val="555555"/>
        </w:rPr>
        <w:t>.</w:t>
      </w:r>
    </w:p>
    <w:p w14:paraId="5ED2AC10" w14:textId="77777777" w:rsidR="00B15DD5" w:rsidRPr="00B15DD5" w:rsidRDefault="00B15DD5" w:rsidP="00B15DD5">
      <w:pPr>
        <w:spacing w:before="240" w:after="240"/>
        <w:outlineLvl w:val="2"/>
        <w:rPr>
          <w:rFonts w:ascii="Segoe UI" w:eastAsia="Times New Roman" w:hAnsi="Segoe UI" w:cs="Segoe UI"/>
          <w:color w:val="555555"/>
          <w:sz w:val="36"/>
          <w:szCs w:val="36"/>
        </w:rPr>
      </w:pPr>
      <w:bookmarkStart w:id="30" w:name="design-guidelines-connect"/>
      <w:bookmarkEnd w:id="30"/>
      <w:r w:rsidRPr="00B15DD5">
        <w:rPr>
          <w:rFonts w:ascii="Segoe UI" w:eastAsia="Times New Roman" w:hAnsi="Segoe UI" w:cs="Segoe UI"/>
          <w:color w:val="555555"/>
          <w:sz w:val="36"/>
          <w:szCs w:val="36"/>
        </w:rPr>
        <w:t>Connect</w:t>
      </w:r>
    </w:p>
    <w:p w14:paraId="531FDDD1" w14:textId="77777777"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t>There are two possible configurations for consumer listings:</w:t>
      </w:r>
    </w:p>
    <w:p w14:paraId="088D8C5F" w14:textId="77777777" w:rsidR="00B15DD5" w:rsidRPr="00B15DD5" w:rsidRDefault="00B15DD5" w:rsidP="00B15DD5">
      <w:pPr>
        <w:spacing w:before="240" w:after="240"/>
        <w:outlineLvl w:val="3"/>
        <w:rPr>
          <w:rFonts w:ascii="Segoe UI" w:eastAsia="Times New Roman" w:hAnsi="Segoe UI" w:cs="Segoe UI"/>
          <w:color w:val="555555"/>
          <w:sz w:val="30"/>
          <w:szCs w:val="30"/>
        </w:rPr>
      </w:pPr>
      <w:bookmarkStart w:id="31" w:name="design-guidelines-connect-button"/>
      <w:bookmarkEnd w:id="31"/>
      <w:r w:rsidRPr="00B15DD5">
        <w:rPr>
          <w:rFonts w:ascii="Segoe UI" w:eastAsia="Times New Roman" w:hAnsi="Segoe UI" w:cs="Segoe UI"/>
          <w:color w:val="555555"/>
          <w:sz w:val="30"/>
          <w:szCs w:val="30"/>
        </w:rPr>
        <w:t>Connect</w:t>
      </w:r>
    </w:p>
    <w:p w14:paraId="394ECC23" w14:textId="77777777"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lastRenderedPageBreak/>
        <w:t>In this configuration </w:t>
      </w:r>
      <w:r w:rsidRPr="00B15DD5">
        <w:rPr>
          <w:rFonts w:ascii="Segoe UI" w:eastAsia="Times New Roman" w:hAnsi="Segoe UI" w:cs="Segoe UI"/>
          <w:b/>
          <w:bCs/>
          <w:color w:val="555555"/>
        </w:rPr>
        <w:t>Connect</w:t>
      </w:r>
      <w:r w:rsidRPr="00B15DD5">
        <w:rPr>
          <w:rFonts w:ascii="Segoe UI" w:eastAsia="Times New Roman" w:hAnsi="Segoe UI" w:cs="Segoe UI"/>
          <w:color w:val="555555"/>
        </w:rPr>
        <w:t> is the prominent call to action. This applies to App Center partners and TripLink suppliers without loyalty accounts. This configuration and flow is depicted above.</w:t>
      </w:r>
    </w:p>
    <w:p w14:paraId="1EFA3A53" w14:textId="06D94F20"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fldChar w:fldCharType="begin"/>
      </w:r>
      <w:r w:rsidRPr="00B15DD5">
        <w:rPr>
          <w:rFonts w:ascii="Segoe UI" w:eastAsia="Times New Roman" w:hAnsi="Segoe UI" w:cs="Segoe UI"/>
          <w:color w:val="555555"/>
        </w:rPr>
        <w:instrText xml:space="preserve"> INCLUDEPICTURE "https://developer.concur.com/manage-apps/go-market-docs/app-center-ux-guidelines-consumer-connect-button.png" \* MERGEFORMATINET </w:instrText>
      </w:r>
      <w:r w:rsidRPr="00B15DD5">
        <w:rPr>
          <w:rFonts w:ascii="Segoe UI" w:eastAsia="Times New Roman" w:hAnsi="Segoe UI" w:cs="Segoe UI"/>
          <w:color w:val="555555"/>
        </w:rPr>
        <w:fldChar w:fldCharType="separate"/>
      </w:r>
      <w:r w:rsidRPr="00B15DD5">
        <w:rPr>
          <w:rFonts w:ascii="Segoe UI" w:eastAsia="Times New Roman" w:hAnsi="Segoe UI" w:cs="Segoe UI"/>
          <w:noProof/>
          <w:color w:val="555555"/>
        </w:rPr>
        <w:drawing>
          <wp:inline distT="0" distB="0" distL="0" distR="0" wp14:anchorId="6D99E98E" wp14:editId="3DFBFB02">
            <wp:extent cx="4139565" cy="1296670"/>
            <wp:effectExtent l="0" t="0" r="635" b="0"/>
            <wp:docPr id="687248314" name="Picture 5" descr="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n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9565" cy="1296670"/>
                    </a:xfrm>
                    <a:prstGeom prst="rect">
                      <a:avLst/>
                    </a:prstGeom>
                    <a:noFill/>
                    <a:ln>
                      <a:noFill/>
                    </a:ln>
                  </pic:spPr>
                </pic:pic>
              </a:graphicData>
            </a:graphic>
          </wp:inline>
        </w:drawing>
      </w:r>
      <w:r w:rsidRPr="00B15DD5">
        <w:rPr>
          <w:rFonts w:ascii="Segoe UI" w:eastAsia="Times New Roman" w:hAnsi="Segoe UI" w:cs="Segoe UI"/>
          <w:color w:val="555555"/>
        </w:rPr>
        <w:fldChar w:fldCharType="end"/>
      </w:r>
    </w:p>
    <w:p w14:paraId="009C534E" w14:textId="77777777" w:rsidR="00B15DD5" w:rsidRPr="00B15DD5" w:rsidRDefault="00B15DD5" w:rsidP="00B15DD5">
      <w:pPr>
        <w:spacing w:before="240" w:after="240"/>
        <w:outlineLvl w:val="3"/>
        <w:rPr>
          <w:rFonts w:ascii="Segoe UI" w:eastAsia="Times New Roman" w:hAnsi="Segoe UI" w:cs="Segoe UI"/>
          <w:color w:val="555555"/>
          <w:sz w:val="30"/>
          <w:szCs w:val="30"/>
        </w:rPr>
      </w:pPr>
      <w:bookmarkStart w:id="32" w:name="design-guidelines-connect-connection-req"/>
      <w:bookmarkEnd w:id="32"/>
      <w:r w:rsidRPr="00B15DD5">
        <w:rPr>
          <w:rFonts w:ascii="Segoe UI" w:eastAsia="Times New Roman" w:hAnsi="Segoe UI" w:cs="Segoe UI"/>
          <w:color w:val="555555"/>
          <w:sz w:val="30"/>
          <w:szCs w:val="30"/>
        </w:rPr>
        <w:t>Connection Request</w:t>
      </w:r>
    </w:p>
    <w:p w14:paraId="08347FF3" w14:textId="77777777"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t>Connection Request applies to TripLink suppliers with loyalty accounts. For more information on this flow, please refer to the TripLink supplier guide.</w:t>
      </w:r>
    </w:p>
    <w:p w14:paraId="611D51FC" w14:textId="7491ABB9"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fldChar w:fldCharType="begin"/>
      </w:r>
      <w:r w:rsidRPr="00B15DD5">
        <w:rPr>
          <w:rFonts w:ascii="Segoe UI" w:eastAsia="Times New Roman" w:hAnsi="Segoe UI" w:cs="Segoe UI"/>
          <w:color w:val="555555"/>
        </w:rPr>
        <w:instrText xml:space="preserve"> INCLUDEPICTURE "https://developer.concur.com/manage-apps/go-market-docs/app-center-ux-guidelines-consumer-connection-request.png" \* MERGEFORMATINET </w:instrText>
      </w:r>
      <w:r w:rsidRPr="00B15DD5">
        <w:rPr>
          <w:rFonts w:ascii="Segoe UI" w:eastAsia="Times New Roman" w:hAnsi="Segoe UI" w:cs="Segoe UI"/>
          <w:color w:val="555555"/>
        </w:rPr>
        <w:fldChar w:fldCharType="separate"/>
      </w:r>
      <w:r w:rsidRPr="00B15DD5">
        <w:rPr>
          <w:rFonts w:ascii="Segoe UI" w:eastAsia="Times New Roman" w:hAnsi="Segoe UI" w:cs="Segoe UI"/>
          <w:noProof/>
          <w:color w:val="555555"/>
        </w:rPr>
        <w:drawing>
          <wp:inline distT="0" distB="0" distL="0" distR="0" wp14:anchorId="44A1CB85" wp14:editId="588ACD3B">
            <wp:extent cx="2092918" cy="2402378"/>
            <wp:effectExtent l="0" t="0" r="3175" b="0"/>
            <wp:docPr id="8552361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36180" name="Picture 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06549" cy="2418024"/>
                    </a:xfrm>
                    <a:prstGeom prst="rect">
                      <a:avLst/>
                    </a:prstGeom>
                    <a:noFill/>
                    <a:ln>
                      <a:noFill/>
                    </a:ln>
                  </pic:spPr>
                </pic:pic>
              </a:graphicData>
            </a:graphic>
          </wp:inline>
        </w:drawing>
      </w:r>
      <w:r w:rsidRPr="00B15DD5">
        <w:rPr>
          <w:rFonts w:ascii="Segoe UI" w:eastAsia="Times New Roman" w:hAnsi="Segoe UI" w:cs="Segoe UI"/>
          <w:color w:val="555555"/>
        </w:rPr>
        <w:fldChar w:fldCharType="end"/>
      </w:r>
    </w:p>
    <w:p w14:paraId="3CDF2B8B" w14:textId="77777777" w:rsidR="00B15DD5" w:rsidRPr="00B15DD5" w:rsidRDefault="00B15DD5" w:rsidP="00B15DD5">
      <w:pPr>
        <w:spacing w:before="240" w:after="240"/>
        <w:outlineLvl w:val="2"/>
        <w:rPr>
          <w:rFonts w:ascii="Segoe UI" w:eastAsia="Times New Roman" w:hAnsi="Segoe UI" w:cs="Segoe UI"/>
          <w:color w:val="555555"/>
          <w:sz w:val="36"/>
          <w:szCs w:val="36"/>
        </w:rPr>
      </w:pPr>
      <w:bookmarkStart w:id="33" w:name="design-guidelines-accept-terms"/>
      <w:bookmarkEnd w:id="33"/>
      <w:r w:rsidRPr="00B15DD5">
        <w:rPr>
          <w:rFonts w:ascii="Segoe UI" w:eastAsia="Times New Roman" w:hAnsi="Segoe UI" w:cs="Segoe UI"/>
          <w:color w:val="555555"/>
          <w:sz w:val="36"/>
          <w:szCs w:val="36"/>
        </w:rPr>
        <w:t>Accept Terms</w:t>
      </w:r>
    </w:p>
    <w:p w14:paraId="5896405F" w14:textId="77777777"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t>The user accepts the SAP Concur Terms &amp; Conditions. These terms apply to the use of the SAP Concur App Center and data sharing.</w:t>
      </w:r>
    </w:p>
    <w:p w14:paraId="1730644A" w14:textId="7063D78E"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lastRenderedPageBreak/>
        <w:fldChar w:fldCharType="begin"/>
      </w:r>
      <w:r w:rsidRPr="00B15DD5">
        <w:rPr>
          <w:rFonts w:ascii="Segoe UI" w:eastAsia="Times New Roman" w:hAnsi="Segoe UI" w:cs="Segoe UI"/>
          <w:color w:val="555555"/>
        </w:rPr>
        <w:instrText xml:space="preserve"> INCLUDEPICTURE "https://developer.concur.com/manage-apps/go-market-docs/app-center-ux-guidelines-consumer-terms-and-conditions-small.png" \* MERGEFORMATINET </w:instrText>
      </w:r>
      <w:r w:rsidRPr="00B15DD5">
        <w:rPr>
          <w:rFonts w:ascii="Segoe UI" w:eastAsia="Times New Roman" w:hAnsi="Segoe UI" w:cs="Segoe UI"/>
          <w:color w:val="555555"/>
        </w:rPr>
        <w:fldChar w:fldCharType="separate"/>
      </w:r>
      <w:r w:rsidRPr="00B15DD5">
        <w:rPr>
          <w:rFonts w:ascii="Segoe UI" w:eastAsia="Times New Roman" w:hAnsi="Segoe UI" w:cs="Segoe UI"/>
          <w:noProof/>
          <w:color w:val="555555"/>
        </w:rPr>
        <w:drawing>
          <wp:inline distT="0" distB="0" distL="0" distR="0" wp14:anchorId="0E098C8E" wp14:editId="03F530F5">
            <wp:extent cx="5943600" cy="3740785"/>
            <wp:effectExtent l="0" t="0" r="0" b="5715"/>
            <wp:docPr id="1618951458" name="Picture 3" descr="Accept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cept Term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40785"/>
                    </a:xfrm>
                    <a:prstGeom prst="rect">
                      <a:avLst/>
                    </a:prstGeom>
                    <a:noFill/>
                    <a:ln>
                      <a:noFill/>
                    </a:ln>
                  </pic:spPr>
                </pic:pic>
              </a:graphicData>
            </a:graphic>
          </wp:inline>
        </w:drawing>
      </w:r>
      <w:r w:rsidRPr="00B15DD5">
        <w:rPr>
          <w:rFonts w:ascii="Segoe UI" w:eastAsia="Times New Roman" w:hAnsi="Segoe UI" w:cs="Segoe UI"/>
          <w:color w:val="555555"/>
        </w:rPr>
        <w:fldChar w:fldCharType="end"/>
      </w:r>
    </w:p>
    <w:p w14:paraId="36843450" w14:textId="77777777" w:rsidR="00B15DD5" w:rsidRPr="00B15DD5" w:rsidRDefault="00B15DD5" w:rsidP="00B15DD5">
      <w:pPr>
        <w:spacing w:before="240" w:after="240"/>
        <w:outlineLvl w:val="2"/>
        <w:rPr>
          <w:rFonts w:ascii="Segoe UI" w:eastAsia="Times New Roman" w:hAnsi="Segoe UI" w:cs="Segoe UI"/>
          <w:color w:val="555555"/>
          <w:sz w:val="36"/>
          <w:szCs w:val="36"/>
        </w:rPr>
      </w:pPr>
      <w:bookmarkStart w:id="34" w:name="design-guidelines-landing-page"/>
      <w:bookmarkEnd w:id="34"/>
      <w:r w:rsidRPr="00B15DD5">
        <w:rPr>
          <w:rFonts w:ascii="Segoe UI" w:eastAsia="Times New Roman" w:hAnsi="Segoe UI" w:cs="Segoe UI"/>
          <w:color w:val="555555"/>
          <w:sz w:val="36"/>
          <w:szCs w:val="36"/>
        </w:rPr>
        <w:t>Landing Page</w:t>
      </w:r>
    </w:p>
    <w:p w14:paraId="08D7BB34" w14:textId="77777777"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t>This will be the first page the user sees upon redirect from SAP Concur to your application. The SAP Concur App Center will open a new window to your pre-defined redirect URI (referred to as your “Connect URI”). This page should include your brand and the application the customer is connecting to. In addition, the page should clearly indicate that the customer is activating an integration with SAP Concur solutions. The first page should give the user the option to sign in with an existing account or sign up for a new account.</w:t>
      </w:r>
    </w:p>
    <w:p w14:paraId="57358112" w14:textId="77777777"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t>This page should:</w:t>
      </w:r>
    </w:p>
    <w:p w14:paraId="3AA57ECF" w14:textId="77777777" w:rsidR="00B15DD5" w:rsidRPr="00B15DD5" w:rsidRDefault="00B15DD5" w:rsidP="00B15DD5">
      <w:pPr>
        <w:numPr>
          <w:ilvl w:val="0"/>
          <w:numId w:val="3"/>
        </w:numPr>
        <w:spacing w:before="100" w:beforeAutospacing="1" w:after="100" w:afterAutospacing="1"/>
        <w:ind w:left="495"/>
        <w:rPr>
          <w:rFonts w:ascii="Segoe UI" w:eastAsia="Times New Roman" w:hAnsi="Segoe UI" w:cs="Segoe UI"/>
          <w:color w:val="555555"/>
        </w:rPr>
      </w:pPr>
      <w:r w:rsidRPr="00B15DD5">
        <w:rPr>
          <w:rFonts w:ascii="Segoe UI" w:eastAsia="Times New Roman" w:hAnsi="Segoe UI" w:cs="Segoe UI"/>
          <w:color w:val="555555"/>
        </w:rPr>
        <w:t>Clearly indicate the integration with SAP Concur solutions in text</w:t>
      </w:r>
    </w:p>
    <w:p w14:paraId="79FE9AEB" w14:textId="77777777" w:rsidR="00B15DD5" w:rsidRPr="00B15DD5" w:rsidRDefault="00B15DD5" w:rsidP="00B15DD5">
      <w:pPr>
        <w:numPr>
          <w:ilvl w:val="0"/>
          <w:numId w:val="3"/>
        </w:numPr>
        <w:spacing w:before="100" w:beforeAutospacing="1" w:after="100" w:afterAutospacing="1"/>
        <w:ind w:left="495"/>
        <w:rPr>
          <w:rFonts w:ascii="Segoe UI" w:eastAsia="Times New Roman" w:hAnsi="Segoe UI" w:cs="Segoe UI"/>
          <w:color w:val="555555"/>
        </w:rPr>
      </w:pPr>
      <w:r w:rsidRPr="00B15DD5">
        <w:rPr>
          <w:rFonts w:ascii="Segoe UI" w:eastAsia="Times New Roman" w:hAnsi="Segoe UI" w:cs="Segoe UI"/>
          <w:color w:val="555555"/>
        </w:rPr>
        <w:t>Include links to your terms and conditions and privacy policy</w:t>
      </w:r>
    </w:p>
    <w:p w14:paraId="378A33C4" w14:textId="77777777" w:rsidR="00B15DD5" w:rsidRPr="00B15DD5" w:rsidRDefault="00B15DD5" w:rsidP="00B15DD5">
      <w:pPr>
        <w:numPr>
          <w:ilvl w:val="0"/>
          <w:numId w:val="3"/>
        </w:numPr>
        <w:spacing w:before="100" w:beforeAutospacing="1" w:after="100" w:afterAutospacing="1"/>
        <w:ind w:left="495"/>
        <w:rPr>
          <w:rFonts w:ascii="Segoe UI" w:eastAsia="Times New Roman" w:hAnsi="Segoe UI" w:cs="Segoe UI"/>
          <w:color w:val="555555"/>
        </w:rPr>
      </w:pPr>
      <w:r w:rsidRPr="00B15DD5">
        <w:rPr>
          <w:rFonts w:ascii="Segoe UI" w:eastAsia="Times New Roman" w:hAnsi="Segoe UI" w:cs="Segoe UI"/>
          <w:color w:val="555555"/>
        </w:rPr>
        <w:t>Include links to your “support” and “help” options</w:t>
      </w:r>
    </w:p>
    <w:p w14:paraId="4BF0AC8F" w14:textId="426ED198"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lastRenderedPageBreak/>
        <w:fldChar w:fldCharType="begin"/>
      </w:r>
      <w:r w:rsidRPr="00B15DD5">
        <w:rPr>
          <w:rFonts w:ascii="Segoe UI" w:eastAsia="Times New Roman" w:hAnsi="Segoe UI" w:cs="Segoe UI"/>
          <w:color w:val="555555"/>
        </w:rPr>
        <w:instrText xml:space="preserve"> INCLUDEPICTURE "https://developer.concur.com/manage-apps/go-market-docs/app-center-ux-guidelines-consumer-landing-page-small.png" \* MERGEFORMATINET </w:instrText>
      </w:r>
      <w:r w:rsidRPr="00B15DD5">
        <w:rPr>
          <w:rFonts w:ascii="Segoe UI" w:eastAsia="Times New Roman" w:hAnsi="Segoe UI" w:cs="Segoe UI"/>
          <w:color w:val="555555"/>
        </w:rPr>
        <w:fldChar w:fldCharType="separate"/>
      </w:r>
      <w:r w:rsidRPr="00B15DD5">
        <w:rPr>
          <w:rFonts w:ascii="Segoe UI" w:eastAsia="Times New Roman" w:hAnsi="Segoe UI" w:cs="Segoe UI"/>
          <w:noProof/>
          <w:color w:val="555555"/>
        </w:rPr>
        <w:drawing>
          <wp:inline distT="0" distB="0" distL="0" distR="0" wp14:anchorId="1F61D1E5" wp14:editId="059A07B5">
            <wp:extent cx="5789076" cy="5192395"/>
            <wp:effectExtent l="0" t="0" r="0" b="0"/>
            <wp:docPr id="1280187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87499"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89076" cy="5192395"/>
                    </a:xfrm>
                    <a:prstGeom prst="rect">
                      <a:avLst/>
                    </a:prstGeom>
                    <a:noFill/>
                    <a:ln>
                      <a:noFill/>
                    </a:ln>
                  </pic:spPr>
                </pic:pic>
              </a:graphicData>
            </a:graphic>
          </wp:inline>
        </w:drawing>
      </w:r>
      <w:r w:rsidRPr="00B15DD5">
        <w:rPr>
          <w:rFonts w:ascii="Segoe UI" w:eastAsia="Times New Roman" w:hAnsi="Segoe UI" w:cs="Segoe UI"/>
          <w:color w:val="555555"/>
        </w:rPr>
        <w:fldChar w:fldCharType="end"/>
      </w:r>
    </w:p>
    <w:p w14:paraId="6B18D94A" w14:textId="77777777" w:rsidR="00B15DD5" w:rsidRPr="00B15DD5" w:rsidRDefault="00B15DD5" w:rsidP="00B15DD5">
      <w:pPr>
        <w:spacing w:before="240" w:after="240"/>
        <w:outlineLvl w:val="2"/>
        <w:rPr>
          <w:rFonts w:ascii="Segoe UI" w:eastAsia="Times New Roman" w:hAnsi="Segoe UI" w:cs="Segoe UI"/>
          <w:color w:val="555555"/>
          <w:sz w:val="36"/>
          <w:szCs w:val="36"/>
        </w:rPr>
      </w:pPr>
      <w:bookmarkStart w:id="35" w:name="design-guidelines-account-creation"/>
      <w:bookmarkEnd w:id="35"/>
      <w:r w:rsidRPr="00B15DD5">
        <w:rPr>
          <w:rFonts w:ascii="Segoe UI" w:eastAsia="Times New Roman" w:hAnsi="Segoe UI" w:cs="Segoe UI"/>
          <w:color w:val="555555"/>
          <w:sz w:val="36"/>
          <w:szCs w:val="36"/>
        </w:rPr>
        <w:t>Account Creation</w:t>
      </w:r>
    </w:p>
    <w:p w14:paraId="3354E8F0" w14:textId="77777777"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t>To encourage users to complete registration, it is recommended that this page only include necessary information to create the account. Account details can be pre-populated in this form leveraging SAP Concur API’s. For more information, please refer to documentation on the Developer Portal. Once the user submits the form, your application will begin the authentication process. Your Partner Enablement representative will provide the technical details for implementation based on your SAP Concur integration type.</w:t>
      </w:r>
    </w:p>
    <w:p w14:paraId="5B791F2B" w14:textId="66930CDE"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t xml:space="preserve">If your account creation process requires multiple steps, provide a progress indicator so the user knows what is required. If the form requires information the user may not have, allow the user to come back and complete the form </w:t>
      </w:r>
      <w:del w:id="36" w:author="Clippinger, Laurel" w:date="2023-05-11T11:59:00Z">
        <w:r w:rsidRPr="00B15DD5" w:rsidDel="00120F89">
          <w:rPr>
            <w:rFonts w:ascii="Segoe UI" w:eastAsia="Times New Roman" w:hAnsi="Segoe UI" w:cs="Segoe UI"/>
            <w:color w:val="555555"/>
          </w:rPr>
          <w:delText xml:space="preserve">at a </w:delText>
        </w:r>
      </w:del>
      <w:r w:rsidRPr="00B15DD5">
        <w:rPr>
          <w:rFonts w:ascii="Segoe UI" w:eastAsia="Times New Roman" w:hAnsi="Segoe UI" w:cs="Segoe UI"/>
          <w:color w:val="555555"/>
        </w:rPr>
        <w:t xml:space="preserve">later </w:t>
      </w:r>
      <w:del w:id="37" w:author="Clippinger, Laurel" w:date="2023-05-11T11:59:00Z">
        <w:r w:rsidRPr="00B15DD5" w:rsidDel="00120F89">
          <w:rPr>
            <w:rFonts w:ascii="Segoe UI" w:eastAsia="Times New Roman" w:hAnsi="Segoe UI" w:cs="Segoe UI"/>
            <w:color w:val="555555"/>
          </w:rPr>
          <w:delText xml:space="preserve">time </w:delText>
        </w:r>
      </w:del>
      <w:r w:rsidRPr="00B15DD5">
        <w:rPr>
          <w:rFonts w:ascii="Segoe UI" w:eastAsia="Times New Roman" w:hAnsi="Segoe UI" w:cs="Segoe UI"/>
          <w:color w:val="555555"/>
        </w:rPr>
        <w:t>and proceed with account creation.</w:t>
      </w:r>
    </w:p>
    <w:p w14:paraId="50ADA89C" w14:textId="77777777" w:rsidR="00B15DD5" w:rsidRPr="00B15DD5" w:rsidRDefault="00B15DD5" w:rsidP="00B15DD5">
      <w:pPr>
        <w:spacing w:before="240" w:after="240"/>
        <w:outlineLvl w:val="2"/>
        <w:rPr>
          <w:rFonts w:ascii="Segoe UI" w:eastAsia="Times New Roman" w:hAnsi="Segoe UI" w:cs="Segoe UI"/>
          <w:color w:val="555555"/>
          <w:sz w:val="36"/>
          <w:szCs w:val="36"/>
        </w:rPr>
      </w:pPr>
      <w:bookmarkStart w:id="38" w:name="design-guidelines-confirmation"/>
      <w:bookmarkEnd w:id="38"/>
      <w:r w:rsidRPr="00B15DD5">
        <w:rPr>
          <w:rFonts w:ascii="Segoe UI" w:eastAsia="Times New Roman" w:hAnsi="Segoe UI" w:cs="Segoe UI"/>
          <w:color w:val="555555"/>
          <w:sz w:val="36"/>
          <w:szCs w:val="36"/>
        </w:rPr>
        <w:lastRenderedPageBreak/>
        <w:t>Confirmation</w:t>
      </w:r>
    </w:p>
    <w:p w14:paraId="312A4968" w14:textId="77777777"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t>Once the connection is complete, indicate that the connection was successful.</w:t>
      </w:r>
    </w:p>
    <w:p w14:paraId="3E4EE15D" w14:textId="0E80BEBC"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fldChar w:fldCharType="begin"/>
      </w:r>
      <w:r w:rsidRPr="00B15DD5">
        <w:rPr>
          <w:rFonts w:ascii="Segoe UI" w:eastAsia="Times New Roman" w:hAnsi="Segoe UI" w:cs="Segoe UI"/>
          <w:color w:val="555555"/>
        </w:rPr>
        <w:instrText xml:space="preserve"> INCLUDEPICTURE "https://developer.concur.com/manage-apps/go-market-docs/app-center-ux-guidelines-consumer-confirmation-small.png" \* MERGEFORMATINET </w:instrText>
      </w:r>
      <w:r w:rsidRPr="00B15DD5">
        <w:rPr>
          <w:rFonts w:ascii="Segoe UI" w:eastAsia="Times New Roman" w:hAnsi="Segoe UI" w:cs="Segoe UI"/>
          <w:color w:val="555555"/>
        </w:rPr>
        <w:fldChar w:fldCharType="separate"/>
      </w:r>
      <w:r w:rsidRPr="00B15DD5">
        <w:rPr>
          <w:rFonts w:ascii="Segoe UI" w:eastAsia="Times New Roman" w:hAnsi="Segoe UI" w:cs="Segoe UI"/>
          <w:noProof/>
          <w:color w:val="555555"/>
        </w:rPr>
        <w:drawing>
          <wp:inline distT="0" distB="0" distL="0" distR="0" wp14:anchorId="06BDFB69" wp14:editId="324605B1">
            <wp:extent cx="5817394" cy="5217795"/>
            <wp:effectExtent l="0" t="0" r="0" b="0"/>
            <wp:docPr id="196593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31896"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817394" cy="5217795"/>
                    </a:xfrm>
                    <a:prstGeom prst="rect">
                      <a:avLst/>
                    </a:prstGeom>
                    <a:noFill/>
                    <a:ln>
                      <a:noFill/>
                    </a:ln>
                  </pic:spPr>
                </pic:pic>
              </a:graphicData>
            </a:graphic>
          </wp:inline>
        </w:drawing>
      </w:r>
      <w:r w:rsidRPr="00B15DD5">
        <w:rPr>
          <w:rFonts w:ascii="Segoe UI" w:eastAsia="Times New Roman" w:hAnsi="Segoe UI" w:cs="Segoe UI"/>
          <w:color w:val="555555"/>
        </w:rPr>
        <w:fldChar w:fldCharType="end"/>
      </w:r>
    </w:p>
    <w:p w14:paraId="73288AAB" w14:textId="77777777"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t>Users should be directed to close the window as the connection is complete and may be redirected to the application home page.</w:t>
      </w:r>
    </w:p>
    <w:p w14:paraId="755CB2CF" w14:textId="77777777" w:rsidR="00B15DD5" w:rsidRPr="00B15DD5" w:rsidRDefault="00B15DD5" w:rsidP="00B15DD5">
      <w:pPr>
        <w:pBdr>
          <w:bottom w:val="single" w:sz="6" w:space="4" w:color="EEEEEE"/>
        </w:pBdr>
        <w:spacing w:before="240" w:after="240"/>
        <w:outlineLvl w:val="1"/>
        <w:rPr>
          <w:rFonts w:ascii="Segoe UI" w:eastAsia="Times New Roman" w:hAnsi="Segoe UI" w:cs="Segoe UI"/>
          <w:color w:val="555555"/>
          <w:sz w:val="42"/>
          <w:szCs w:val="42"/>
        </w:rPr>
      </w:pPr>
      <w:bookmarkStart w:id="39" w:name="guideline-checklist"/>
      <w:bookmarkEnd w:id="39"/>
      <w:r w:rsidRPr="00B15DD5">
        <w:rPr>
          <w:rFonts w:ascii="Segoe UI" w:eastAsia="Times New Roman" w:hAnsi="Segoe UI" w:cs="Segoe UI"/>
          <w:color w:val="555555"/>
          <w:sz w:val="42"/>
          <w:szCs w:val="42"/>
        </w:rPr>
        <w:t>Guideline Checklist</w:t>
      </w:r>
    </w:p>
    <w:p w14:paraId="0044B699" w14:textId="6AA79F30"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t>This section provides a summarized checklist of the required and recommended components of your account linking flow. For more detail</w:t>
      </w:r>
      <w:ins w:id="40" w:author="Clippinger, Laurel" w:date="2023-05-11T14:40:00Z">
        <w:r w:rsidR="00EB44AB">
          <w:rPr>
            <w:rFonts w:ascii="Segoe UI" w:eastAsia="Times New Roman" w:hAnsi="Segoe UI" w:cs="Segoe UI"/>
            <w:color w:val="555555"/>
          </w:rPr>
          <w:t>s</w:t>
        </w:r>
      </w:ins>
      <w:r w:rsidRPr="00B15DD5">
        <w:rPr>
          <w:rFonts w:ascii="Segoe UI" w:eastAsia="Times New Roman" w:hAnsi="Segoe UI" w:cs="Segoe UI"/>
          <w:color w:val="555555"/>
        </w:rPr>
        <w:t>, please refer to Design Guidelines section above.</w:t>
      </w:r>
    </w:p>
    <w:p w14:paraId="671DC7BF" w14:textId="77777777"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lastRenderedPageBreak/>
        <w:t>“Must” indicates required. Recommendations are provided for an optimal user experience.</w:t>
      </w:r>
    </w:p>
    <w:p w14:paraId="7C84E51E" w14:textId="77777777" w:rsidR="00B15DD5" w:rsidRPr="00B15DD5" w:rsidRDefault="00B15DD5" w:rsidP="00B15DD5">
      <w:pPr>
        <w:spacing w:before="240" w:after="240"/>
        <w:outlineLvl w:val="2"/>
        <w:rPr>
          <w:rFonts w:ascii="Segoe UI" w:eastAsia="Times New Roman" w:hAnsi="Segoe UI" w:cs="Segoe UI"/>
          <w:color w:val="555555"/>
          <w:sz w:val="36"/>
          <w:szCs w:val="36"/>
        </w:rPr>
      </w:pPr>
      <w:bookmarkStart w:id="41" w:name="guideline-checklist-landing-page"/>
      <w:bookmarkEnd w:id="41"/>
      <w:r w:rsidRPr="00B15DD5">
        <w:rPr>
          <w:rFonts w:ascii="Segoe UI" w:eastAsia="Times New Roman" w:hAnsi="Segoe UI" w:cs="Segoe UI"/>
          <w:color w:val="555555"/>
          <w:sz w:val="36"/>
          <w:szCs w:val="36"/>
        </w:rPr>
        <w:t>Landing Page(s)</w:t>
      </w:r>
    </w:p>
    <w:p w14:paraId="1156AC5C" w14:textId="77777777" w:rsidR="00B15DD5" w:rsidRPr="00B15DD5" w:rsidRDefault="00B15DD5" w:rsidP="00B15DD5">
      <w:pPr>
        <w:numPr>
          <w:ilvl w:val="0"/>
          <w:numId w:val="4"/>
        </w:numPr>
        <w:spacing w:before="100" w:beforeAutospacing="1" w:after="100" w:afterAutospacing="1"/>
        <w:ind w:left="495"/>
        <w:rPr>
          <w:rFonts w:ascii="Segoe UI" w:eastAsia="Times New Roman" w:hAnsi="Segoe UI" w:cs="Segoe UI"/>
          <w:color w:val="555555"/>
        </w:rPr>
      </w:pPr>
      <w:r w:rsidRPr="00B15DD5">
        <w:rPr>
          <w:rFonts w:ascii="Segoe UI" w:eastAsia="Times New Roman" w:hAnsi="Segoe UI" w:cs="Segoe UI"/>
          <w:color w:val="555555"/>
        </w:rPr>
        <w:t>All pages</w:t>
      </w:r>
    </w:p>
    <w:p w14:paraId="451EEDA9" w14:textId="77777777" w:rsidR="00B15DD5" w:rsidRPr="00B15DD5" w:rsidRDefault="00B15DD5" w:rsidP="00B15DD5">
      <w:pPr>
        <w:numPr>
          <w:ilvl w:val="1"/>
          <w:numId w:val="4"/>
        </w:numPr>
        <w:spacing w:before="100" w:beforeAutospacing="1" w:after="100" w:afterAutospacing="1"/>
        <w:ind w:left="1215"/>
        <w:rPr>
          <w:rFonts w:ascii="Segoe UI" w:eastAsia="Times New Roman" w:hAnsi="Segoe UI" w:cs="Segoe UI"/>
          <w:color w:val="555555"/>
        </w:rPr>
      </w:pPr>
      <w:r w:rsidRPr="00B15DD5">
        <w:rPr>
          <w:rFonts w:ascii="Segoe UI" w:eastAsia="Times New Roman" w:hAnsi="Segoe UI" w:cs="Segoe UI"/>
          <w:color w:val="555555"/>
        </w:rPr>
        <w:t>Must support a form factor of 800x600 (required)</w:t>
      </w:r>
    </w:p>
    <w:p w14:paraId="4E9034A0" w14:textId="77777777" w:rsidR="00B15DD5" w:rsidRPr="00B15DD5" w:rsidRDefault="00B15DD5" w:rsidP="00B15DD5">
      <w:pPr>
        <w:numPr>
          <w:ilvl w:val="1"/>
          <w:numId w:val="4"/>
        </w:numPr>
        <w:spacing w:before="100" w:beforeAutospacing="1" w:after="100" w:afterAutospacing="1"/>
        <w:ind w:left="1215"/>
        <w:rPr>
          <w:rFonts w:ascii="Segoe UI" w:eastAsia="Times New Roman" w:hAnsi="Segoe UI" w:cs="Segoe UI"/>
          <w:color w:val="555555"/>
        </w:rPr>
      </w:pPr>
      <w:r w:rsidRPr="00B15DD5">
        <w:rPr>
          <w:rFonts w:ascii="Segoe UI" w:eastAsia="Times New Roman" w:hAnsi="Segoe UI" w:cs="Segoe UI"/>
          <w:color w:val="555555"/>
        </w:rPr>
        <w:t>Must provide back/forward navigation, where applicable. (required)</w:t>
      </w:r>
    </w:p>
    <w:p w14:paraId="0D3FBBDD" w14:textId="77777777" w:rsidR="00B15DD5" w:rsidRPr="00B15DD5" w:rsidRDefault="00B15DD5" w:rsidP="00B15DD5">
      <w:pPr>
        <w:numPr>
          <w:ilvl w:val="1"/>
          <w:numId w:val="4"/>
        </w:numPr>
        <w:spacing w:before="100" w:beforeAutospacing="1" w:after="100" w:afterAutospacing="1"/>
        <w:ind w:left="1215"/>
        <w:rPr>
          <w:rFonts w:ascii="Segoe UI" w:eastAsia="Times New Roman" w:hAnsi="Segoe UI" w:cs="Segoe UI"/>
          <w:color w:val="555555"/>
        </w:rPr>
      </w:pPr>
      <w:r w:rsidRPr="00B15DD5">
        <w:rPr>
          <w:rFonts w:ascii="Segoe UI" w:eastAsia="Times New Roman" w:hAnsi="Segoe UI" w:cs="Segoe UI"/>
          <w:color w:val="555555"/>
        </w:rPr>
        <w:t>Should be </w:t>
      </w:r>
      <w:hyperlink r:id="rId28" w:history="1">
        <w:r w:rsidRPr="00B15DD5">
          <w:rPr>
            <w:rFonts w:ascii="Segoe UI" w:eastAsia="Times New Roman" w:hAnsi="Segoe UI" w:cs="Segoe UI"/>
            <w:color w:val="0275BC"/>
            <w:u w:val="single"/>
          </w:rPr>
          <w:t>Section 508 Compliance</w:t>
        </w:r>
      </w:hyperlink>
      <w:r w:rsidRPr="00B15DD5">
        <w:rPr>
          <w:rFonts w:ascii="Segoe UI" w:eastAsia="Times New Roman" w:hAnsi="Segoe UI" w:cs="Segoe UI"/>
          <w:color w:val="555555"/>
        </w:rPr>
        <w:t> (strongly recommended)</w:t>
      </w:r>
    </w:p>
    <w:p w14:paraId="6116C9AD" w14:textId="77777777" w:rsidR="00B15DD5" w:rsidRPr="00B15DD5" w:rsidRDefault="00B15DD5" w:rsidP="00B15DD5">
      <w:pPr>
        <w:numPr>
          <w:ilvl w:val="1"/>
          <w:numId w:val="4"/>
        </w:numPr>
        <w:spacing w:before="100" w:beforeAutospacing="1" w:after="100" w:afterAutospacing="1"/>
        <w:ind w:left="1215"/>
        <w:rPr>
          <w:rFonts w:ascii="Segoe UI" w:eastAsia="Times New Roman" w:hAnsi="Segoe UI" w:cs="Segoe UI"/>
          <w:color w:val="555555"/>
        </w:rPr>
      </w:pPr>
      <w:r w:rsidRPr="00B15DD5">
        <w:rPr>
          <w:rFonts w:ascii="Segoe UI" w:eastAsia="Times New Roman" w:hAnsi="Segoe UI" w:cs="Segoe UI"/>
          <w:color w:val="555555"/>
        </w:rPr>
        <w:t>Should include support and help options clearly throughout the process.</w:t>
      </w:r>
    </w:p>
    <w:p w14:paraId="4243DB1F" w14:textId="77777777" w:rsidR="00B15DD5" w:rsidRPr="00B15DD5" w:rsidRDefault="00B15DD5" w:rsidP="00B15DD5">
      <w:pPr>
        <w:numPr>
          <w:ilvl w:val="1"/>
          <w:numId w:val="4"/>
        </w:numPr>
        <w:spacing w:before="100" w:beforeAutospacing="1" w:after="100" w:afterAutospacing="1"/>
        <w:ind w:left="1215"/>
        <w:rPr>
          <w:rFonts w:ascii="Segoe UI" w:eastAsia="Times New Roman" w:hAnsi="Segoe UI" w:cs="Segoe UI"/>
          <w:color w:val="555555"/>
        </w:rPr>
      </w:pPr>
      <w:r w:rsidRPr="00B15DD5">
        <w:rPr>
          <w:rFonts w:ascii="Segoe UI" w:eastAsia="Times New Roman" w:hAnsi="Segoe UI" w:cs="Segoe UI"/>
          <w:color w:val="555555"/>
        </w:rPr>
        <w:t>Must support major browsers and versions. The full list of SAP Concur-supported browsers is available </w:t>
      </w:r>
      <w:hyperlink r:id="rId29" w:history="1">
        <w:r w:rsidRPr="00B15DD5">
          <w:rPr>
            <w:rFonts w:ascii="Segoe UI" w:eastAsia="Times New Roman" w:hAnsi="Segoe UI" w:cs="Segoe UI"/>
            <w:color w:val="0275BC"/>
            <w:u w:val="single"/>
          </w:rPr>
          <w:t>here</w:t>
        </w:r>
      </w:hyperlink>
      <w:r w:rsidRPr="00B15DD5">
        <w:rPr>
          <w:rFonts w:ascii="Segoe UI" w:eastAsia="Times New Roman" w:hAnsi="Segoe UI" w:cs="Segoe UI"/>
          <w:color w:val="555555"/>
        </w:rPr>
        <w:t>. (required)</w:t>
      </w:r>
    </w:p>
    <w:p w14:paraId="403A15F8" w14:textId="77777777" w:rsidR="00B15DD5" w:rsidRPr="00B15DD5" w:rsidRDefault="00B15DD5" w:rsidP="00B15DD5">
      <w:pPr>
        <w:numPr>
          <w:ilvl w:val="1"/>
          <w:numId w:val="4"/>
        </w:numPr>
        <w:spacing w:before="100" w:beforeAutospacing="1" w:after="100" w:afterAutospacing="1"/>
        <w:ind w:left="1215"/>
        <w:rPr>
          <w:rFonts w:ascii="Segoe UI" w:eastAsia="Times New Roman" w:hAnsi="Segoe UI" w:cs="Segoe UI"/>
          <w:color w:val="555555"/>
        </w:rPr>
      </w:pPr>
      <w:r w:rsidRPr="00B15DD5">
        <w:rPr>
          <w:rFonts w:ascii="Segoe UI" w:eastAsia="Times New Roman" w:hAnsi="Segoe UI" w:cs="Segoe UI"/>
          <w:color w:val="555555"/>
        </w:rPr>
        <w:t>Should adhere to your company’s brand and marketing guidelines</w:t>
      </w:r>
    </w:p>
    <w:p w14:paraId="0F699F8B" w14:textId="77777777" w:rsidR="00B15DD5" w:rsidRPr="00B15DD5" w:rsidRDefault="00B15DD5" w:rsidP="00B15DD5">
      <w:pPr>
        <w:numPr>
          <w:ilvl w:val="1"/>
          <w:numId w:val="4"/>
        </w:numPr>
        <w:spacing w:before="100" w:beforeAutospacing="1" w:after="100" w:afterAutospacing="1"/>
        <w:ind w:left="1215"/>
        <w:rPr>
          <w:rFonts w:ascii="Segoe UI" w:eastAsia="Times New Roman" w:hAnsi="Segoe UI" w:cs="Segoe UI"/>
          <w:color w:val="555555"/>
        </w:rPr>
      </w:pPr>
      <w:r w:rsidRPr="00B15DD5">
        <w:rPr>
          <w:rFonts w:ascii="Segoe UI" w:eastAsia="Times New Roman" w:hAnsi="Segoe UI" w:cs="Segoe UI"/>
          <w:color w:val="555555"/>
        </w:rPr>
        <w:t>Must include your company branding and specific application brand, if applicable (required)</w:t>
      </w:r>
    </w:p>
    <w:p w14:paraId="621A3FCE" w14:textId="4EC54819" w:rsidR="00B15DD5" w:rsidRPr="00B15DD5" w:rsidRDefault="00B15DD5" w:rsidP="00B15DD5">
      <w:pPr>
        <w:numPr>
          <w:ilvl w:val="0"/>
          <w:numId w:val="4"/>
        </w:numPr>
        <w:spacing w:before="100" w:beforeAutospacing="1" w:after="100" w:afterAutospacing="1"/>
        <w:ind w:left="495"/>
        <w:rPr>
          <w:rFonts w:ascii="Segoe UI" w:eastAsia="Times New Roman" w:hAnsi="Segoe UI" w:cs="Segoe UI"/>
          <w:color w:val="555555"/>
        </w:rPr>
      </w:pPr>
      <w:del w:id="42" w:author="Clippinger, Laurel" w:date="2023-05-11T13:30:00Z">
        <w:r w:rsidRPr="00B15DD5" w:rsidDel="00B011C7">
          <w:rPr>
            <w:rFonts w:ascii="Segoe UI" w:eastAsia="Times New Roman" w:hAnsi="Segoe UI" w:cs="Segoe UI"/>
            <w:color w:val="555555"/>
          </w:rPr>
          <w:delText xml:space="preserve">On </w:delText>
        </w:r>
      </w:del>
      <w:ins w:id="43" w:author="Clippinger, Laurel" w:date="2023-05-11T13:30:00Z">
        <w:r w:rsidR="00B011C7">
          <w:rPr>
            <w:rFonts w:ascii="Segoe UI" w:eastAsia="Times New Roman" w:hAnsi="Segoe UI" w:cs="Segoe UI"/>
            <w:color w:val="555555"/>
          </w:rPr>
          <w:t>T</w:t>
        </w:r>
      </w:ins>
      <w:del w:id="44" w:author="Clippinger, Laurel" w:date="2023-05-11T13:30:00Z">
        <w:r w:rsidRPr="00B15DD5" w:rsidDel="00B011C7">
          <w:rPr>
            <w:rFonts w:ascii="Segoe UI" w:eastAsia="Times New Roman" w:hAnsi="Segoe UI" w:cs="Segoe UI"/>
            <w:color w:val="555555"/>
          </w:rPr>
          <w:delText>t</w:delText>
        </w:r>
      </w:del>
      <w:r w:rsidRPr="00B15DD5">
        <w:rPr>
          <w:rFonts w:ascii="Segoe UI" w:eastAsia="Times New Roman" w:hAnsi="Segoe UI" w:cs="Segoe UI"/>
          <w:color w:val="555555"/>
        </w:rPr>
        <w:t>he first page (at a minimum),</w:t>
      </w:r>
    </w:p>
    <w:p w14:paraId="240EB767" w14:textId="77777777" w:rsidR="00B15DD5" w:rsidRPr="00B15DD5" w:rsidRDefault="00B15DD5" w:rsidP="00B15DD5">
      <w:pPr>
        <w:numPr>
          <w:ilvl w:val="1"/>
          <w:numId w:val="4"/>
        </w:numPr>
        <w:spacing w:before="100" w:beforeAutospacing="1" w:after="100" w:afterAutospacing="1"/>
        <w:ind w:left="1215"/>
        <w:rPr>
          <w:rFonts w:ascii="Segoe UI" w:eastAsia="Times New Roman" w:hAnsi="Segoe UI" w:cs="Segoe UI"/>
          <w:color w:val="555555"/>
        </w:rPr>
      </w:pPr>
      <w:r w:rsidRPr="00B15DD5">
        <w:rPr>
          <w:rFonts w:ascii="Segoe UI" w:eastAsia="Times New Roman" w:hAnsi="Segoe UI" w:cs="Segoe UI"/>
          <w:color w:val="555555"/>
        </w:rPr>
        <w:t>Must clearly indicate this is an integration with SAP Concur solutions (required)</w:t>
      </w:r>
    </w:p>
    <w:p w14:paraId="639E9DAB" w14:textId="58CF0DC6" w:rsidR="00B15DD5" w:rsidRDefault="00B15DD5" w:rsidP="00B15DD5">
      <w:pPr>
        <w:numPr>
          <w:ilvl w:val="1"/>
          <w:numId w:val="4"/>
        </w:numPr>
        <w:spacing w:before="100" w:beforeAutospacing="1" w:after="100" w:afterAutospacing="1"/>
        <w:ind w:left="1215"/>
        <w:rPr>
          <w:ins w:id="45" w:author="Clippinger, Laurel" w:date="2023-05-11T11:59:00Z"/>
          <w:rFonts w:ascii="Segoe UI" w:eastAsia="Times New Roman" w:hAnsi="Segoe UI" w:cs="Segoe UI"/>
          <w:color w:val="555555"/>
        </w:rPr>
      </w:pPr>
      <w:del w:id="46" w:author="Clippinger, Laurel" w:date="2023-05-11T11:56:00Z">
        <w:r w:rsidRPr="00B15DD5" w:rsidDel="00A03BC5">
          <w:rPr>
            <w:rFonts w:ascii="Segoe UI" w:eastAsia="Times New Roman" w:hAnsi="Segoe UI" w:cs="Segoe UI"/>
            <w:color w:val="555555"/>
          </w:rPr>
          <w:delText xml:space="preserve">Must </w:delText>
        </w:r>
      </w:del>
      <w:ins w:id="47" w:author="Clippinger, Laurel" w:date="2023-05-11T11:59:00Z">
        <w:r w:rsidR="00112CF2">
          <w:rPr>
            <w:rFonts w:ascii="Segoe UI" w:eastAsia="Times New Roman" w:hAnsi="Segoe UI" w:cs="Segoe UI"/>
            <w:color w:val="555555"/>
          </w:rPr>
          <w:t>Should i</w:t>
        </w:r>
      </w:ins>
      <w:del w:id="48" w:author="Clippinger, Laurel" w:date="2023-05-11T11:57:00Z">
        <w:r w:rsidRPr="00B15DD5" w:rsidDel="00697945">
          <w:rPr>
            <w:rFonts w:ascii="Segoe UI" w:eastAsia="Times New Roman" w:hAnsi="Segoe UI" w:cs="Segoe UI"/>
            <w:color w:val="555555"/>
          </w:rPr>
          <w:delText>i</w:delText>
        </w:r>
      </w:del>
      <w:r w:rsidRPr="00B15DD5">
        <w:rPr>
          <w:rFonts w:ascii="Segoe UI" w:eastAsia="Times New Roman" w:hAnsi="Segoe UI" w:cs="Segoe UI"/>
          <w:color w:val="555555"/>
        </w:rPr>
        <w:t>nclude links to your terms and conditions and privacy policy (</w:t>
      </w:r>
      <w:del w:id="49" w:author="Clippinger, Laurel" w:date="2023-05-11T11:57:00Z">
        <w:r w:rsidRPr="00B15DD5" w:rsidDel="00697945">
          <w:rPr>
            <w:rFonts w:ascii="Segoe UI" w:eastAsia="Times New Roman" w:hAnsi="Segoe UI" w:cs="Segoe UI"/>
            <w:color w:val="555555"/>
          </w:rPr>
          <w:delText>required</w:delText>
        </w:r>
      </w:del>
      <w:ins w:id="50" w:author="Clippinger, Laurel" w:date="2023-05-11T11:57:00Z">
        <w:r w:rsidR="00697945">
          <w:rPr>
            <w:rFonts w:ascii="Segoe UI" w:eastAsia="Times New Roman" w:hAnsi="Segoe UI" w:cs="Segoe UI"/>
            <w:color w:val="555555"/>
          </w:rPr>
          <w:t>strongly recommended</w:t>
        </w:r>
      </w:ins>
      <w:r w:rsidRPr="00B15DD5">
        <w:rPr>
          <w:rFonts w:ascii="Segoe UI" w:eastAsia="Times New Roman" w:hAnsi="Segoe UI" w:cs="Segoe UI"/>
          <w:color w:val="555555"/>
        </w:rPr>
        <w:t>)</w:t>
      </w:r>
    </w:p>
    <w:p w14:paraId="084A5372" w14:textId="43F470C1" w:rsidR="00112CF2" w:rsidRPr="00B15DD5" w:rsidRDefault="00112CF2" w:rsidP="00B15DD5">
      <w:pPr>
        <w:numPr>
          <w:ilvl w:val="1"/>
          <w:numId w:val="4"/>
        </w:numPr>
        <w:spacing w:before="100" w:beforeAutospacing="1" w:after="100" w:afterAutospacing="1"/>
        <w:ind w:left="1215"/>
        <w:rPr>
          <w:rFonts w:ascii="Segoe UI" w:eastAsia="Times New Roman" w:hAnsi="Segoe UI" w:cs="Segoe UI"/>
          <w:color w:val="555555"/>
        </w:rPr>
      </w:pPr>
      <w:ins w:id="51" w:author="Clippinger, Laurel" w:date="2023-05-11T11:59:00Z">
        <w:r>
          <w:rPr>
            <w:rFonts w:ascii="Segoe UI" w:eastAsia="Times New Roman" w:hAnsi="Segoe UI" w:cs="Segoe UI"/>
            <w:color w:val="555555"/>
          </w:rPr>
          <w:t>Should includ</w:t>
        </w:r>
      </w:ins>
      <w:ins w:id="52" w:author="Clippinger, Laurel" w:date="2023-05-11T12:00:00Z">
        <w:r>
          <w:rPr>
            <w:rFonts w:ascii="Segoe UI" w:eastAsia="Times New Roman" w:hAnsi="Segoe UI" w:cs="Segoe UI"/>
            <w:color w:val="555555"/>
          </w:rPr>
          <w:t xml:space="preserve">e links to your “support” and “help” options </w:t>
        </w:r>
        <w:r w:rsidRPr="00B15DD5">
          <w:rPr>
            <w:rFonts w:ascii="Segoe UI" w:eastAsia="Times New Roman" w:hAnsi="Segoe UI" w:cs="Segoe UI"/>
            <w:color w:val="555555"/>
          </w:rPr>
          <w:t>(</w:t>
        </w:r>
        <w:r>
          <w:rPr>
            <w:rFonts w:ascii="Segoe UI" w:eastAsia="Times New Roman" w:hAnsi="Segoe UI" w:cs="Segoe UI"/>
            <w:color w:val="555555"/>
          </w:rPr>
          <w:t>strongly recommended</w:t>
        </w:r>
        <w:r w:rsidRPr="00B15DD5">
          <w:rPr>
            <w:rFonts w:ascii="Segoe UI" w:eastAsia="Times New Roman" w:hAnsi="Segoe UI" w:cs="Segoe UI"/>
            <w:color w:val="555555"/>
          </w:rPr>
          <w:t>)</w:t>
        </w:r>
      </w:ins>
    </w:p>
    <w:p w14:paraId="57138C40" w14:textId="77777777" w:rsidR="00B15DD5" w:rsidRPr="00B15DD5" w:rsidRDefault="00B15DD5" w:rsidP="00B15DD5">
      <w:pPr>
        <w:spacing w:before="240" w:after="240"/>
        <w:outlineLvl w:val="2"/>
        <w:rPr>
          <w:rFonts w:ascii="Segoe UI" w:eastAsia="Times New Roman" w:hAnsi="Segoe UI" w:cs="Segoe UI"/>
          <w:color w:val="555555"/>
          <w:sz w:val="36"/>
          <w:szCs w:val="36"/>
        </w:rPr>
      </w:pPr>
      <w:bookmarkStart w:id="53" w:name="guideline-checklist-account-creation"/>
      <w:bookmarkEnd w:id="53"/>
      <w:r w:rsidRPr="00B15DD5">
        <w:rPr>
          <w:rFonts w:ascii="Segoe UI" w:eastAsia="Times New Roman" w:hAnsi="Segoe UI" w:cs="Segoe UI"/>
          <w:color w:val="555555"/>
          <w:sz w:val="36"/>
          <w:szCs w:val="36"/>
        </w:rPr>
        <w:t>Account Creation</w:t>
      </w:r>
    </w:p>
    <w:p w14:paraId="23F85901" w14:textId="77777777" w:rsidR="00B15DD5" w:rsidRPr="00B15DD5" w:rsidRDefault="00B15DD5" w:rsidP="00B15DD5">
      <w:pPr>
        <w:numPr>
          <w:ilvl w:val="0"/>
          <w:numId w:val="5"/>
        </w:numPr>
        <w:spacing w:before="100" w:beforeAutospacing="1" w:after="100" w:afterAutospacing="1"/>
        <w:ind w:left="495"/>
        <w:rPr>
          <w:rFonts w:ascii="Segoe UI" w:eastAsia="Times New Roman" w:hAnsi="Segoe UI" w:cs="Segoe UI"/>
          <w:color w:val="555555"/>
        </w:rPr>
      </w:pPr>
      <w:r w:rsidRPr="00B15DD5">
        <w:rPr>
          <w:rFonts w:ascii="Segoe UI" w:eastAsia="Times New Roman" w:hAnsi="Segoe UI" w:cs="Segoe UI"/>
          <w:color w:val="555555"/>
        </w:rPr>
        <w:t>Should include a progress indicator (recommended)</w:t>
      </w:r>
    </w:p>
    <w:p w14:paraId="097B4878" w14:textId="77777777" w:rsidR="00B15DD5" w:rsidRPr="00B15DD5" w:rsidRDefault="00B15DD5" w:rsidP="00B15DD5">
      <w:pPr>
        <w:spacing w:before="240" w:after="240"/>
        <w:outlineLvl w:val="2"/>
        <w:rPr>
          <w:rFonts w:ascii="Segoe UI" w:eastAsia="Times New Roman" w:hAnsi="Segoe UI" w:cs="Segoe UI"/>
          <w:color w:val="555555"/>
          <w:sz w:val="36"/>
          <w:szCs w:val="36"/>
        </w:rPr>
      </w:pPr>
      <w:bookmarkStart w:id="54" w:name="guideline-checklist-confirmation"/>
      <w:bookmarkEnd w:id="54"/>
      <w:r w:rsidRPr="00B15DD5">
        <w:rPr>
          <w:rFonts w:ascii="Segoe UI" w:eastAsia="Times New Roman" w:hAnsi="Segoe UI" w:cs="Segoe UI"/>
          <w:color w:val="555555"/>
          <w:sz w:val="36"/>
          <w:szCs w:val="36"/>
        </w:rPr>
        <w:t>Confirmation Page</w:t>
      </w:r>
    </w:p>
    <w:p w14:paraId="5997D38C" w14:textId="77777777" w:rsidR="00B15DD5" w:rsidRPr="00B15DD5" w:rsidRDefault="00B15DD5" w:rsidP="00B15DD5">
      <w:pPr>
        <w:numPr>
          <w:ilvl w:val="0"/>
          <w:numId w:val="6"/>
        </w:numPr>
        <w:spacing w:before="100" w:beforeAutospacing="1" w:after="100" w:afterAutospacing="1"/>
        <w:ind w:left="495"/>
        <w:rPr>
          <w:rFonts w:ascii="Segoe UI" w:eastAsia="Times New Roman" w:hAnsi="Segoe UI" w:cs="Segoe UI"/>
          <w:color w:val="555555"/>
        </w:rPr>
      </w:pPr>
      <w:r w:rsidRPr="00B15DD5">
        <w:rPr>
          <w:rFonts w:ascii="Segoe UI" w:eastAsia="Times New Roman" w:hAnsi="Segoe UI" w:cs="Segoe UI"/>
          <w:color w:val="555555"/>
        </w:rPr>
        <w:t>Must have an indication that the connection was successful. (required)</w:t>
      </w:r>
    </w:p>
    <w:p w14:paraId="309B854A" w14:textId="77777777" w:rsidR="00B15DD5" w:rsidRPr="00B15DD5" w:rsidRDefault="00B15DD5" w:rsidP="00B15DD5">
      <w:pPr>
        <w:numPr>
          <w:ilvl w:val="0"/>
          <w:numId w:val="6"/>
        </w:numPr>
        <w:spacing w:before="100" w:beforeAutospacing="1" w:after="100" w:afterAutospacing="1"/>
        <w:ind w:left="495"/>
        <w:rPr>
          <w:rFonts w:ascii="Segoe UI" w:eastAsia="Times New Roman" w:hAnsi="Segoe UI" w:cs="Segoe UI"/>
          <w:color w:val="555555"/>
        </w:rPr>
      </w:pPr>
      <w:r w:rsidRPr="00B15DD5">
        <w:rPr>
          <w:rFonts w:ascii="Segoe UI" w:eastAsia="Times New Roman" w:hAnsi="Segoe UI" w:cs="Segoe UI"/>
          <w:color w:val="555555"/>
        </w:rPr>
        <w:t>Must provide next steps. (required)</w:t>
      </w:r>
    </w:p>
    <w:p w14:paraId="59554325" w14:textId="77777777" w:rsidR="00B15DD5" w:rsidRPr="00B15DD5" w:rsidRDefault="00B15DD5" w:rsidP="00B15DD5">
      <w:pPr>
        <w:spacing w:before="240" w:after="240"/>
        <w:outlineLvl w:val="2"/>
        <w:rPr>
          <w:rFonts w:ascii="Segoe UI" w:eastAsia="Times New Roman" w:hAnsi="Segoe UI" w:cs="Segoe UI"/>
          <w:color w:val="555555"/>
          <w:sz w:val="36"/>
          <w:szCs w:val="36"/>
        </w:rPr>
      </w:pPr>
      <w:bookmarkStart w:id="55" w:name="guideline-checklist-disconnect"/>
      <w:bookmarkEnd w:id="55"/>
      <w:r w:rsidRPr="00B15DD5">
        <w:rPr>
          <w:rFonts w:ascii="Segoe UI" w:eastAsia="Times New Roman" w:hAnsi="Segoe UI" w:cs="Segoe UI"/>
          <w:color w:val="555555"/>
          <w:sz w:val="36"/>
          <w:szCs w:val="36"/>
        </w:rPr>
        <w:t>Disconnect</w:t>
      </w:r>
    </w:p>
    <w:p w14:paraId="36FDC56C" w14:textId="77777777" w:rsidR="00B15DD5" w:rsidRPr="00B15DD5" w:rsidRDefault="00B15DD5" w:rsidP="00B15DD5">
      <w:pPr>
        <w:numPr>
          <w:ilvl w:val="0"/>
          <w:numId w:val="7"/>
        </w:numPr>
        <w:spacing w:before="100" w:beforeAutospacing="1" w:after="100" w:afterAutospacing="1"/>
        <w:ind w:left="495"/>
        <w:rPr>
          <w:rFonts w:ascii="Segoe UI" w:eastAsia="Times New Roman" w:hAnsi="Segoe UI" w:cs="Segoe UI"/>
          <w:color w:val="555555"/>
        </w:rPr>
      </w:pPr>
      <w:r w:rsidRPr="00B15DD5">
        <w:rPr>
          <w:rFonts w:ascii="Segoe UI" w:eastAsia="Times New Roman" w:hAnsi="Segoe UI" w:cs="Segoe UI"/>
          <w:color w:val="555555"/>
        </w:rPr>
        <w:t>Users should be provided with a method to disconnect within your portal. Please see documentation for revoking a token on the Developer Portal. (strongly recommended)</w:t>
      </w:r>
    </w:p>
    <w:p w14:paraId="408B980D" w14:textId="77777777" w:rsidR="00B15DD5" w:rsidRPr="00B15DD5" w:rsidRDefault="00B15DD5" w:rsidP="00B15DD5">
      <w:pPr>
        <w:pBdr>
          <w:bottom w:val="single" w:sz="6" w:space="4" w:color="EEEEEE"/>
        </w:pBdr>
        <w:spacing w:before="240" w:after="240"/>
        <w:outlineLvl w:val="1"/>
        <w:rPr>
          <w:rFonts w:ascii="Segoe UI" w:eastAsia="Times New Roman" w:hAnsi="Segoe UI" w:cs="Segoe UI"/>
          <w:color w:val="555555"/>
          <w:sz w:val="42"/>
          <w:szCs w:val="42"/>
        </w:rPr>
      </w:pPr>
      <w:bookmarkStart w:id="56" w:name="accesibility-best-practices"/>
      <w:bookmarkEnd w:id="56"/>
      <w:r w:rsidRPr="00B15DD5">
        <w:rPr>
          <w:rFonts w:ascii="Segoe UI" w:eastAsia="Times New Roman" w:hAnsi="Segoe UI" w:cs="Segoe UI"/>
          <w:color w:val="555555"/>
          <w:sz w:val="42"/>
          <w:szCs w:val="42"/>
        </w:rPr>
        <w:lastRenderedPageBreak/>
        <w:t>Accessibility best practices</w:t>
      </w:r>
    </w:p>
    <w:p w14:paraId="46550011" w14:textId="77777777" w:rsidR="00B15DD5" w:rsidRPr="00B15DD5" w:rsidRDefault="00B15DD5" w:rsidP="00B15DD5">
      <w:pPr>
        <w:spacing w:before="240" w:after="240"/>
        <w:outlineLvl w:val="2"/>
        <w:rPr>
          <w:rFonts w:ascii="Segoe UI" w:eastAsia="Times New Roman" w:hAnsi="Segoe UI" w:cs="Segoe UI"/>
          <w:color w:val="555555"/>
          <w:sz w:val="36"/>
          <w:szCs w:val="36"/>
        </w:rPr>
      </w:pPr>
      <w:bookmarkStart w:id="57" w:name="accesibility-best-practices-text-alterna"/>
      <w:bookmarkEnd w:id="57"/>
      <w:r w:rsidRPr="00B15DD5">
        <w:rPr>
          <w:rFonts w:ascii="Segoe UI" w:eastAsia="Times New Roman" w:hAnsi="Segoe UI" w:cs="Segoe UI"/>
          <w:color w:val="555555"/>
          <w:sz w:val="36"/>
          <w:szCs w:val="36"/>
        </w:rPr>
        <w:t>Provide text alternatives</w:t>
      </w:r>
    </w:p>
    <w:p w14:paraId="45F061BE" w14:textId="15186037"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t xml:space="preserve">Providing text alternatives for non-text content ensures that individuals with visual impairment are still able to understand your site or application. SAP Concur recommends providing short text alternatives for images, which makes your image content nearly as accessible as your text-based content. This allows special technology such as screen readers </w:t>
      </w:r>
      <w:del w:id="58" w:author="Clippinger, Laurel" w:date="2023-05-11T11:58:00Z">
        <w:r w:rsidRPr="00B15DD5" w:rsidDel="00641558">
          <w:rPr>
            <w:rFonts w:ascii="Segoe UI" w:eastAsia="Times New Roman" w:hAnsi="Segoe UI" w:cs="Segoe UI"/>
            <w:color w:val="555555"/>
          </w:rPr>
          <w:delText xml:space="preserve">(which assist the blind) </w:delText>
        </w:r>
      </w:del>
      <w:r w:rsidRPr="00B15DD5">
        <w:rPr>
          <w:rFonts w:ascii="Segoe UI" w:eastAsia="Times New Roman" w:hAnsi="Segoe UI" w:cs="Segoe UI"/>
          <w:color w:val="555555"/>
        </w:rPr>
        <w:t>to read your content aloud to a user with visual disabilities.</w:t>
      </w:r>
    </w:p>
    <w:p w14:paraId="31E2A07F" w14:textId="77777777" w:rsidR="00B15DD5" w:rsidRPr="00B15DD5" w:rsidRDefault="00B15DD5" w:rsidP="00B15DD5">
      <w:pPr>
        <w:spacing w:before="240" w:after="240"/>
        <w:outlineLvl w:val="2"/>
        <w:rPr>
          <w:rFonts w:ascii="Segoe UI" w:eastAsia="Times New Roman" w:hAnsi="Segoe UI" w:cs="Segoe UI"/>
          <w:color w:val="555555"/>
          <w:sz w:val="36"/>
          <w:szCs w:val="36"/>
        </w:rPr>
      </w:pPr>
      <w:bookmarkStart w:id="59" w:name="accesibility-best-practices-distinguisha"/>
      <w:bookmarkEnd w:id="59"/>
      <w:r w:rsidRPr="00B15DD5">
        <w:rPr>
          <w:rFonts w:ascii="Segoe UI" w:eastAsia="Times New Roman" w:hAnsi="Segoe UI" w:cs="Segoe UI"/>
          <w:color w:val="555555"/>
          <w:sz w:val="36"/>
          <w:szCs w:val="36"/>
        </w:rPr>
        <w:t>Distinguishable content</w:t>
      </w:r>
    </w:p>
    <w:p w14:paraId="5E34063F" w14:textId="523FFC1F" w:rsidR="00B15DD5" w:rsidRPr="00B15DD5" w:rsidRDefault="00B15DD5" w:rsidP="00B15DD5">
      <w:pPr>
        <w:spacing w:after="240"/>
        <w:rPr>
          <w:rFonts w:ascii="Segoe UI" w:eastAsia="Times New Roman" w:hAnsi="Segoe UI" w:cs="Segoe UI"/>
          <w:color w:val="555555"/>
        </w:rPr>
      </w:pPr>
      <w:del w:id="60" w:author="Clippinger, Laurel" w:date="2023-05-11T11:58:00Z">
        <w:r w:rsidRPr="00B15DD5" w:rsidDel="006F0BC0">
          <w:rPr>
            <w:rFonts w:ascii="Segoe UI" w:eastAsia="Times New Roman" w:hAnsi="Segoe UI" w:cs="Segoe UI"/>
            <w:color w:val="555555"/>
          </w:rPr>
          <w:delText xml:space="preserve">SAP Concur’s design focuses on </w:delText>
        </w:r>
      </w:del>
      <w:ins w:id="61" w:author="Clippinger, Laurel" w:date="2023-05-11T11:58:00Z">
        <w:r w:rsidR="006F0BC0">
          <w:rPr>
            <w:rFonts w:ascii="Segoe UI" w:eastAsia="Times New Roman" w:hAnsi="Segoe UI" w:cs="Segoe UI"/>
            <w:color w:val="555555"/>
          </w:rPr>
          <w:t>M</w:t>
        </w:r>
      </w:ins>
      <w:del w:id="62" w:author="Clippinger, Laurel" w:date="2023-05-11T11:58:00Z">
        <w:r w:rsidRPr="00B15DD5" w:rsidDel="006F0BC0">
          <w:rPr>
            <w:rFonts w:ascii="Segoe UI" w:eastAsia="Times New Roman" w:hAnsi="Segoe UI" w:cs="Segoe UI"/>
            <w:color w:val="555555"/>
          </w:rPr>
          <w:delText>m</w:delText>
        </w:r>
      </w:del>
      <w:r w:rsidRPr="00B15DD5">
        <w:rPr>
          <w:rFonts w:ascii="Segoe UI" w:eastAsia="Times New Roman" w:hAnsi="Segoe UI" w:cs="Segoe UI"/>
          <w:color w:val="555555"/>
        </w:rPr>
        <w:t>ak</w:t>
      </w:r>
      <w:ins w:id="63" w:author="Clippinger, Laurel" w:date="2023-05-11T11:58:00Z">
        <w:r w:rsidR="006F0BC0">
          <w:rPr>
            <w:rFonts w:ascii="Segoe UI" w:eastAsia="Times New Roman" w:hAnsi="Segoe UI" w:cs="Segoe UI"/>
            <w:color w:val="555555"/>
          </w:rPr>
          <w:t>e</w:t>
        </w:r>
      </w:ins>
      <w:del w:id="64" w:author="Clippinger, Laurel" w:date="2023-05-11T11:58:00Z">
        <w:r w:rsidRPr="00B15DD5" w:rsidDel="006F0BC0">
          <w:rPr>
            <w:rFonts w:ascii="Segoe UI" w:eastAsia="Times New Roman" w:hAnsi="Segoe UI" w:cs="Segoe UI"/>
            <w:color w:val="555555"/>
          </w:rPr>
          <w:delText>ing</w:delText>
        </w:r>
      </w:del>
      <w:r w:rsidRPr="00B15DD5">
        <w:rPr>
          <w:rFonts w:ascii="Segoe UI" w:eastAsia="Times New Roman" w:hAnsi="Segoe UI" w:cs="Segoe UI"/>
          <w:color w:val="555555"/>
        </w:rPr>
        <w:t xml:space="preserve"> it easy for users to see and/or hear content</w:t>
      </w:r>
      <w:del w:id="65" w:author="Clippinger, Laurel" w:date="2023-05-11T11:58:00Z">
        <w:r w:rsidRPr="00B15DD5" w:rsidDel="006F0BC0">
          <w:rPr>
            <w:rFonts w:ascii="Segoe UI" w:eastAsia="Times New Roman" w:hAnsi="Segoe UI" w:cs="Segoe UI"/>
            <w:color w:val="555555"/>
          </w:rPr>
          <w:delText>. SAP Concur manages this challenge</w:delText>
        </w:r>
      </w:del>
      <w:r w:rsidRPr="00B15DD5">
        <w:rPr>
          <w:rFonts w:ascii="Segoe UI" w:eastAsia="Times New Roman" w:hAnsi="Segoe UI" w:cs="Segoe UI"/>
          <w:color w:val="555555"/>
        </w:rPr>
        <w:t xml:space="preserve"> by:</w:t>
      </w:r>
    </w:p>
    <w:p w14:paraId="0CE07E20" w14:textId="77777777" w:rsidR="00B15DD5" w:rsidRPr="00B15DD5" w:rsidRDefault="00B15DD5" w:rsidP="00B15DD5">
      <w:pPr>
        <w:numPr>
          <w:ilvl w:val="0"/>
          <w:numId w:val="8"/>
        </w:numPr>
        <w:spacing w:before="100" w:beforeAutospacing="1" w:after="100" w:afterAutospacing="1"/>
        <w:ind w:left="495"/>
        <w:rPr>
          <w:rFonts w:ascii="Segoe UI" w:eastAsia="Times New Roman" w:hAnsi="Segoe UI" w:cs="Segoe UI"/>
          <w:color w:val="555555"/>
        </w:rPr>
      </w:pPr>
      <w:r w:rsidRPr="00B15DD5">
        <w:rPr>
          <w:rFonts w:ascii="Segoe UI" w:eastAsia="Times New Roman" w:hAnsi="Segoe UI" w:cs="Segoe UI"/>
          <w:color w:val="555555"/>
        </w:rPr>
        <w:t>Clearly separating foreground from background.</w:t>
      </w:r>
    </w:p>
    <w:p w14:paraId="1B533FEF" w14:textId="77777777" w:rsidR="00B15DD5" w:rsidRPr="00B15DD5" w:rsidRDefault="00B15DD5" w:rsidP="00B15DD5">
      <w:pPr>
        <w:numPr>
          <w:ilvl w:val="0"/>
          <w:numId w:val="8"/>
        </w:numPr>
        <w:spacing w:before="100" w:beforeAutospacing="1" w:after="100" w:afterAutospacing="1"/>
        <w:ind w:left="495"/>
        <w:rPr>
          <w:rFonts w:ascii="Segoe UI" w:eastAsia="Times New Roman" w:hAnsi="Segoe UI" w:cs="Segoe UI"/>
          <w:color w:val="555555"/>
        </w:rPr>
      </w:pPr>
      <w:r w:rsidRPr="00B15DD5">
        <w:rPr>
          <w:rFonts w:ascii="Segoe UI" w:eastAsia="Times New Roman" w:hAnsi="Segoe UI" w:cs="Segoe UI"/>
          <w:color w:val="555555"/>
        </w:rPr>
        <w:t>Making sure color is not used as the only visual means of conveying information, indicating an action, prompting a response or distinguishing a visual element.</w:t>
      </w:r>
    </w:p>
    <w:p w14:paraId="63C8710A" w14:textId="77777777" w:rsidR="00B15DD5" w:rsidRPr="00B15DD5" w:rsidRDefault="00B15DD5" w:rsidP="00B15DD5">
      <w:pPr>
        <w:numPr>
          <w:ilvl w:val="0"/>
          <w:numId w:val="8"/>
        </w:numPr>
        <w:spacing w:before="100" w:beforeAutospacing="1" w:after="100" w:afterAutospacing="1"/>
        <w:ind w:left="495"/>
        <w:rPr>
          <w:rFonts w:ascii="Segoe UI" w:eastAsia="Times New Roman" w:hAnsi="Segoe UI" w:cs="Segoe UI"/>
          <w:color w:val="555555"/>
        </w:rPr>
      </w:pPr>
      <w:r w:rsidRPr="00B15DD5">
        <w:rPr>
          <w:rFonts w:ascii="Segoe UI" w:eastAsia="Times New Roman" w:hAnsi="Segoe UI" w:cs="Segoe UI"/>
          <w:color w:val="555555"/>
        </w:rPr>
        <w:t>Using readable fonts, making sure any text is at least 14 points and has good contrast (a minimum of 4.5 to 1 color contrast between the text and background color is recommended).</w:t>
      </w:r>
    </w:p>
    <w:p w14:paraId="1BA575D6" w14:textId="77777777" w:rsidR="00B15DD5" w:rsidRPr="00B15DD5" w:rsidRDefault="00B15DD5" w:rsidP="00B15DD5">
      <w:pPr>
        <w:numPr>
          <w:ilvl w:val="0"/>
          <w:numId w:val="8"/>
        </w:numPr>
        <w:spacing w:before="100" w:beforeAutospacing="1" w:after="100" w:afterAutospacing="1"/>
        <w:ind w:left="495"/>
        <w:rPr>
          <w:rFonts w:ascii="Segoe UI" w:eastAsia="Times New Roman" w:hAnsi="Segoe UI" w:cs="Segoe UI"/>
          <w:color w:val="555555"/>
        </w:rPr>
      </w:pPr>
      <w:r w:rsidRPr="00B15DD5">
        <w:rPr>
          <w:rFonts w:ascii="Segoe UI" w:eastAsia="Times New Roman" w:hAnsi="Segoe UI" w:cs="Segoe UI"/>
          <w:color w:val="555555"/>
        </w:rPr>
        <w:t>Providing a highly visible highlighting mechanism for links or controls when they receive keyboard focus.</w:t>
      </w:r>
    </w:p>
    <w:p w14:paraId="35A6471E" w14:textId="77777777"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t>These design elements help make the user experience better for all users, but especially those who are visually impaired or color-blind.</w:t>
      </w:r>
    </w:p>
    <w:p w14:paraId="47032277" w14:textId="77777777" w:rsidR="00B15DD5" w:rsidRPr="00B15DD5" w:rsidRDefault="00B15DD5" w:rsidP="00B15DD5">
      <w:pPr>
        <w:spacing w:before="240" w:after="240"/>
        <w:outlineLvl w:val="2"/>
        <w:rPr>
          <w:rFonts w:ascii="Segoe UI" w:eastAsia="Times New Roman" w:hAnsi="Segoe UI" w:cs="Segoe UI"/>
          <w:color w:val="555555"/>
          <w:sz w:val="36"/>
          <w:szCs w:val="36"/>
        </w:rPr>
      </w:pPr>
      <w:bookmarkStart w:id="66" w:name="accesibility-best-practices-keyboard-con"/>
      <w:bookmarkEnd w:id="66"/>
      <w:r w:rsidRPr="00B15DD5">
        <w:rPr>
          <w:rFonts w:ascii="Segoe UI" w:eastAsia="Times New Roman" w:hAnsi="Segoe UI" w:cs="Segoe UI"/>
          <w:color w:val="555555"/>
          <w:sz w:val="36"/>
          <w:szCs w:val="36"/>
        </w:rPr>
        <w:t>Keyboard control</w:t>
      </w:r>
    </w:p>
    <w:p w14:paraId="5E4DFD87" w14:textId="77777777"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t>All functionality of your site or application should be operable through a keyboard interface without requiring specific timings for individual keystrokes. Providing keyboard input mechanisms helps users with visual impairments or mobility issues to use your site without having to point-and-click on objects they cannot see. The keyboard interface can be combined with mouse input or other input methods, to support all users.</w:t>
      </w:r>
    </w:p>
    <w:p w14:paraId="71041D20" w14:textId="77777777" w:rsidR="00B15DD5" w:rsidRPr="00B15DD5" w:rsidRDefault="00B15DD5" w:rsidP="00B15DD5">
      <w:pPr>
        <w:spacing w:before="240" w:after="240"/>
        <w:outlineLvl w:val="2"/>
        <w:rPr>
          <w:rFonts w:ascii="Segoe UI" w:eastAsia="Times New Roman" w:hAnsi="Segoe UI" w:cs="Segoe UI"/>
          <w:color w:val="555555"/>
          <w:sz w:val="36"/>
          <w:szCs w:val="36"/>
        </w:rPr>
      </w:pPr>
      <w:bookmarkStart w:id="67" w:name="accesibility-best-practices-predictable-"/>
      <w:bookmarkEnd w:id="67"/>
      <w:r w:rsidRPr="00B15DD5">
        <w:rPr>
          <w:rFonts w:ascii="Segoe UI" w:eastAsia="Times New Roman" w:hAnsi="Segoe UI" w:cs="Segoe UI"/>
          <w:color w:val="555555"/>
          <w:sz w:val="36"/>
          <w:szCs w:val="36"/>
        </w:rPr>
        <w:t>Predictable structure</w:t>
      </w:r>
    </w:p>
    <w:p w14:paraId="45DE42D8" w14:textId="393D6D11" w:rsidR="00B15DD5" w:rsidRPr="00B15DD5" w:rsidRDefault="00B15DD5" w:rsidP="00B15DD5">
      <w:pPr>
        <w:spacing w:after="240"/>
        <w:rPr>
          <w:rFonts w:ascii="Segoe UI" w:eastAsia="Times New Roman" w:hAnsi="Segoe UI" w:cs="Segoe UI"/>
          <w:color w:val="555555"/>
        </w:rPr>
      </w:pPr>
      <w:del w:id="68" w:author="Clippinger, Laurel" w:date="2023-05-11T11:57:00Z">
        <w:r w:rsidRPr="00B15DD5" w:rsidDel="003E5A66">
          <w:rPr>
            <w:rFonts w:ascii="Segoe UI" w:eastAsia="Times New Roman" w:hAnsi="Segoe UI" w:cs="Segoe UI"/>
            <w:color w:val="555555"/>
          </w:rPr>
          <w:lastRenderedPageBreak/>
          <w:delText xml:space="preserve">SAP Concur’s design attempts to </w:delText>
        </w:r>
      </w:del>
      <w:ins w:id="69" w:author="Clippinger, Laurel" w:date="2023-05-11T11:57:00Z">
        <w:r w:rsidR="003E5A66">
          <w:rPr>
            <w:rFonts w:ascii="Segoe UI" w:eastAsia="Times New Roman" w:hAnsi="Segoe UI" w:cs="Segoe UI"/>
            <w:color w:val="555555"/>
          </w:rPr>
          <w:t>M</w:t>
        </w:r>
      </w:ins>
      <w:del w:id="70" w:author="Clippinger, Laurel" w:date="2023-05-11T11:57:00Z">
        <w:r w:rsidRPr="00B15DD5" w:rsidDel="003E5A66">
          <w:rPr>
            <w:rFonts w:ascii="Segoe UI" w:eastAsia="Times New Roman" w:hAnsi="Segoe UI" w:cs="Segoe UI"/>
            <w:color w:val="555555"/>
          </w:rPr>
          <w:delText>m</w:delText>
        </w:r>
      </w:del>
      <w:r w:rsidRPr="00B15DD5">
        <w:rPr>
          <w:rFonts w:ascii="Segoe UI" w:eastAsia="Times New Roman" w:hAnsi="Segoe UI" w:cs="Segoe UI"/>
          <w:color w:val="555555"/>
        </w:rPr>
        <w:t>ake all pages appear and operate in predictable ways</w:t>
      </w:r>
      <w:del w:id="71" w:author="Clippinger, Laurel" w:date="2023-05-11T11:57:00Z">
        <w:r w:rsidRPr="00B15DD5" w:rsidDel="003E5A66">
          <w:rPr>
            <w:rFonts w:ascii="Segoe UI" w:eastAsia="Times New Roman" w:hAnsi="Segoe UI" w:cs="Segoe UI"/>
            <w:color w:val="555555"/>
          </w:rPr>
          <w:delText>. SAP Concur manages this challenge</w:delText>
        </w:r>
      </w:del>
      <w:r w:rsidRPr="00B15DD5">
        <w:rPr>
          <w:rFonts w:ascii="Segoe UI" w:eastAsia="Times New Roman" w:hAnsi="Segoe UI" w:cs="Segoe UI"/>
          <w:color w:val="555555"/>
        </w:rPr>
        <w:t xml:space="preserve"> by:</w:t>
      </w:r>
    </w:p>
    <w:p w14:paraId="7AB739CC" w14:textId="3026F4FD" w:rsidR="00B15DD5" w:rsidRPr="00B15DD5" w:rsidRDefault="00B15DD5" w:rsidP="00B15DD5">
      <w:pPr>
        <w:numPr>
          <w:ilvl w:val="0"/>
          <w:numId w:val="9"/>
        </w:numPr>
        <w:spacing w:before="100" w:beforeAutospacing="1" w:after="100" w:afterAutospacing="1"/>
        <w:ind w:left="495"/>
        <w:rPr>
          <w:rFonts w:ascii="Segoe UI" w:eastAsia="Times New Roman" w:hAnsi="Segoe UI" w:cs="Segoe UI"/>
          <w:color w:val="555555"/>
        </w:rPr>
      </w:pPr>
      <w:r w:rsidRPr="00B15DD5">
        <w:rPr>
          <w:rFonts w:ascii="Segoe UI" w:eastAsia="Times New Roman" w:hAnsi="Segoe UI" w:cs="Segoe UI"/>
          <w:color w:val="555555"/>
        </w:rPr>
        <w:t xml:space="preserve">Positioning labels clearly and </w:t>
      </w:r>
      <w:del w:id="72" w:author="Clippinger, Laurel" w:date="2023-05-11T11:57:00Z">
        <w:r w:rsidRPr="00B15DD5" w:rsidDel="003E5A66">
          <w:rPr>
            <w:rFonts w:ascii="Segoe UI" w:eastAsia="Times New Roman" w:hAnsi="Segoe UI" w:cs="Segoe UI"/>
            <w:color w:val="555555"/>
          </w:rPr>
          <w:delText>in close proximity to</w:delText>
        </w:r>
      </w:del>
      <w:ins w:id="73" w:author="Clippinger, Laurel" w:date="2023-05-11T11:57:00Z">
        <w:r w:rsidR="003E5A66" w:rsidRPr="00B15DD5">
          <w:rPr>
            <w:rFonts w:ascii="Segoe UI" w:eastAsia="Times New Roman" w:hAnsi="Segoe UI" w:cs="Segoe UI"/>
            <w:color w:val="555555"/>
          </w:rPr>
          <w:t>near</w:t>
        </w:r>
      </w:ins>
      <w:r w:rsidRPr="00B15DD5">
        <w:rPr>
          <w:rFonts w:ascii="Segoe UI" w:eastAsia="Times New Roman" w:hAnsi="Segoe UI" w:cs="Segoe UI"/>
          <w:color w:val="555555"/>
        </w:rPr>
        <w:t xml:space="preserve"> inputs</w:t>
      </w:r>
    </w:p>
    <w:p w14:paraId="62314570" w14:textId="77777777" w:rsidR="00B15DD5" w:rsidRPr="00B15DD5" w:rsidRDefault="00B15DD5" w:rsidP="00B15DD5">
      <w:pPr>
        <w:numPr>
          <w:ilvl w:val="0"/>
          <w:numId w:val="9"/>
        </w:numPr>
        <w:spacing w:before="100" w:beforeAutospacing="1" w:after="100" w:afterAutospacing="1"/>
        <w:ind w:left="495"/>
        <w:rPr>
          <w:rFonts w:ascii="Segoe UI" w:eastAsia="Times New Roman" w:hAnsi="Segoe UI" w:cs="Segoe UI"/>
          <w:color w:val="555555"/>
        </w:rPr>
      </w:pPr>
      <w:r w:rsidRPr="00B15DD5">
        <w:rPr>
          <w:rFonts w:ascii="Segoe UI" w:eastAsia="Times New Roman" w:hAnsi="Segoe UI" w:cs="Segoe UI"/>
          <w:color w:val="555555"/>
        </w:rPr>
        <w:t>Using consistent navigation patterns across a set of webpages</w:t>
      </w:r>
    </w:p>
    <w:p w14:paraId="1741BD1F" w14:textId="77777777" w:rsidR="00B15DD5" w:rsidRPr="00B15DD5" w:rsidRDefault="00B15DD5" w:rsidP="00B15DD5">
      <w:pPr>
        <w:spacing w:before="240" w:after="240"/>
        <w:outlineLvl w:val="2"/>
        <w:rPr>
          <w:rFonts w:ascii="Segoe UI" w:eastAsia="Times New Roman" w:hAnsi="Segoe UI" w:cs="Segoe UI"/>
          <w:color w:val="555555"/>
          <w:sz w:val="36"/>
          <w:szCs w:val="36"/>
        </w:rPr>
      </w:pPr>
      <w:bookmarkStart w:id="74" w:name="accesibility-best-practices-input-assist"/>
      <w:bookmarkEnd w:id="74"/>
      <w:r w:rsidRPr="00B15DD5">
        <w:rPr>
          <w:rFonts w:ascii="Segoe UI" w:eastAsia="Times New Roman" w:hAnsi="Segoe UI" w:cs="Segoe UI"/>
          <w:color w:val="555555"/>
          <w:sz w:val="36"/>
          <w:szCs w:val="36"/>
        </w:rPr>
        <w:t>Input assistance</w:t>
      </w:r>
    </w:p>
    <w:p w14:paraId="50010329" w14:textId="1B1D38F5" w:rsidR="00B15DD5" w:rsidRPr="00B15DD5" w:rsidRDefault="00B15DD5" w:rsidP="00B15DD5">
      <w:pPr>
        <w:spacing w:after="240"/>
        <w:rPr>
          <w:rFonts w:ascii="Segoe UI" w:eastAsia="Times New Roman" w:hAnsi="Segoe UI" w:cs="Segoe UI"/>
          <w:color w:val="555555"/>
        </w:rPr>
      </w:pPr>
      <w:del w:id="75" w:author="Clippinger, Laurel" w:date="2023-05-11T11:57:00Z">
        <w:r w:rsidRPr="00B15DD5" w:rsidDel="003E5A66">
          <w:rPr>
            <w:rFonts w:ascii="Segoe UI" w:eastAsia="Times New Roman" w:hAnsi="Segoe UI" w:cs="Segoe UI"/>
            <w:color w:val="555555"/>
          </w:rPr>
          <w:delText xml:space="preserve">SAP Concur aims to </w:delText>
        </w:r>
      </w:del>
      <w:ins w:id="76" w:author="Clippinger, Laurel" w:date="2023-05-11T11:57:00Z">
        <w:r w:rsidR="003E5A66">
          <w:rPr>
            <w:rFonts w:ascii="Segoe UI" w:eastAsia="Times New Roman" w:hAnsi="Segoe UI" w:cs="Segoe UI"/>
            <w:color w:val="555555"/>
          </w:rPr>
          <w:t>H</w:t>
        </w:r>
      </w:ins>
      <w:del w:id="77" w:author="Clippinger, Laurel" w:date="2023-05-11T11:57:00Z">
        <w:r w:rsidRPr="00B15DD5" w:rsidDel="003E5A66">
          <w:rPr>
            <w:rFonts w:ascii="Segoe UI" w:eastAsia="Times New Roman" w:hAnsi="Segoe UI" w:cs="Segoe UI"/>
            <w:color w:val="555555"/>
          </w:rPr>
          <w:delText>h</w:delText>
        </w:r>
      </w:del>
      <w:r w:rsidRPr="00B15DD5">
        <w:rPr>
          <w:rFonts w:ascii="Segoe UI" w:eastAsia="Times New Roman" w:hAnsi="Segoe UI" w:cs="Segoe UI"/>
          <w:color w:val="555555"/>
        </w:rPr>
        <w:t>elp users avoid and correct mistakes by:</w:t>
      </w:r>
    </w:p>
    <w:p w14:paraId="51E31EE0" w14:textId="77777777" w:rsidR="00B15DD5" w:rsidRPr="00B15DD5" w:rsidRDefault="00B15DD5" w:rsidP="00B15DD5">
      <w:pPr>
        <w:numPr>
          <w:ilvl w:val="0"/>
          <w:numId w:val="10"/>
        </w:numPr>
        <w:spacing w:before="100" w:beforeAutospacing="1" w:after="100" w:afterAutospacing="1"/>
        <w:ind w:left="495"/>
        <w:rPr>
          <w:rFonts w:ascii="Segoe UI" w:eastAsia="Times New Roman" w:hAnsi="Segoe UI" w:cs="Segoe UI"/>
          <w:color w:val="555555"/>
        </w:rPr>
      </w:pPr>
      <w:r w:rsidRPr="00B15DD5">
        <w:rPr>
          <w:rFonts w:ascii="Segoe UI" w:eastAsia="Times New Roman" w:hAnsi="Segoe UI" w:cs="Segoe UI"/>
          <w:color w:val="555555"/>
        </w:rPr>
        <w:t>Hiding optional form fields</w:t>
      </w:r>
    </w:p>
    <w:p w14:paraId="11244F32" w14:textId="77777777" w:rsidR="00B15DD5" w:rsidRPr="00B15DD5" w:rsidRDefault="00B15DD5" w:rsidP="00B15DD5">
      <w:pPr>
        <w:numPr>
          <w:ilvl w:val="0"/>
          <w:numId w:val="10"/>
        </w:numPr>
        <w:spacing w:before="100" w:beforeAutospacing="1" w:after="100" w:afterAutospacing="1"/>
        <w:ind w:left="495"/>
        <w:rPr>
          <w:rFonts w:ascii="Segoe UI" w:eastAsia="Times New Roman" w:hAnsi="Segoe UI" w:cs="Segoe UI"/>
          <w:color w:val="555555"/>
        </w:rPr>
      </w:pPr>
      <w:r w:rsidRPr="00B15DD5">
        <w:rPr>
          <w:rFonts w:ascii="Segoe UI" w:eastAsia="Times New Roman" w:hAnsi="Segoe UI" w:cs="Segoe UI"/>
          <w:color w:val="555555"/>
        </w:rPr>
        <w:t>Validating form submissions on the server</w:t>
      </w:r>
    </w:p>
    <w:p w14:paraId="38FEE025" w14:textId="77777777" w:rsidR="00B15DD5" w:rsidRPr="00B15DD5" w:rsidRDefault="00B15DD5" w:rsidP="00B15DD5">
      <w:pPr>
        <w:numPr>
          <w:ilvl w:val="0"/>
          <w:numId w:val="10"/>
        </w:numPr>
        <w:spacing w:before="100" w:beforeAutospacing="1" w:after="100" w:afterAutospacing="1"/>
        <w:ind w:left="495"/>
        <w:rPr>
          <w:rFonts w:ascii="Segoe UI" w:eastAsia="Times New Roman" w:hAnsi="Segoe UI" w:cs="Segoe UI"/>
          <w:color w:val="555555"/>
        </w:rPr>
      </w:pPr>
      <w:r w:rsidRPr="00B15DD5">
        <w:rPr>
          <w:rFonts w:ascii="Segoe UI" w:eastAsia="Times New Roman" w:hAnsi="Segoe UI" w:cs="Segoe UI"/>
          <w:color w:val="555555"/>
        </w:rPr>
        <w:t>Re-displaying a form with a summary of errors, if necessary</w:t>
      </w:r>
    </w:p>
    <w:p w14:paraId="24E9C103" w14:textId="77777777" w:rsidR="00B15DD5" w:rsidRPr="00B15DD5" w:rsidRDefault="00B15DD5" w:rsidP="00B15DD5">
      <w:pPr>
        <w:numPr>
          <w:ilvl w:val="0"/>
          <w:numId w:val="10"/>
        </w:numPr>
        <w:spacing w:before="100" w:beforeAutospacing="1" w:after="100" w:afterAutospacing="1"/>
        <w:ind w:left="495"/>
        <w:rPr>
          <w:rFonts w:ascii="Segoe UI" w:eastAsia="Times New Roman" w:hAnsi="Segoe UI" w:cs="Segoe UI"/>
          <w:color w:val="555555"/>
        </w:rPr>
      </w:pPr>
      <w:r w:rsidRPr="00B15DD5">
        <w:rPr>
          <w:rFonts w:ascii="Segoe UI" w:eastAsia="Times New Roman" w:hAnsi="Segoe UI" w:cs="Segoe UI"/>
          <w:color w:val="555555"/>
        </w:rPr>
        <w:t>Providing error notifications as the user enters information, including error notification information in the page title</w:t>
      </w:r>
    </w:p>
    <w:p w14:paraId="369E5433" w14:textId="77777777" w:rsidR="00B15DD5" w:rsidRPr="00B15DD5" w:rsidRDefault="00B15DD5" w:rsidP="00B15DD5">
      <w:pPr>
        <w:numPr>
          <w:ilvl w:val="0"/>
          <w:numId w:val="10"/>
        </w:numPr>
        <w:spacing w:before="100" w:beforeAutospacing="1" w:after="100" w:afterAutospacing="1"/>
        <w:ind w:left="495"/>
        <w:rPr>
          <w:rFonts w:ascii="Segoe UI" w:eastAsia="Times New Roman" w:hAnsi="Segoe UI" w:cs="Segoe UI"/>
          <w:color w:val="555555"/>
        </w:rPr>
      </w:pPr>
      <w:r w:rsidRPr="00B15DD5">
        <w:rPr>
          <w:rFonts w:ascii="Segoe UI" w:eastAsia="Times New Roman" w:hAnsi="Segoe UI" w:cs="Segoe UI"/>
          <w:color w:val="555555"/>
        </w:rPr>
        <w:t>Highlighting or visually emphasizing errors where they occur</w:t>
      </w:r>
    </w:p>
    <w:p w14:paraId="731106A2" w14:textId="77777777" w:rsidR="00B15DD5" w:rsidRPr="00B15DD5" w:rsidRDefault="00B15DD5" w:rsidP="00B15DD5">
      <w:pPr>
        <w:spacing w:after="240"/>
        <w:rPr>
          <w:rFonts w:ascii="Segoe UI" w:eastAsia="Times New Roman" w:hAnsi="Segoe UI" w:cs="Segoe UI"/>
          <w:color w:val="555555"/>
        </w:rPr>
      </w:pPr>
      <w:r w:rsidRPr="00B15DD5">
        <w:rPr>
          <w:rFonts w:ascii="Segoe UI" w:eastAsia="Times New Roman" w:hAnsi="Segoe UI" w:cs="Segoe UI"/>
          <w:color w:val="555555"/>
        </w:rPr>
        <w:t>For further information on accessibility for you and your team, we recommend:</w:t>
      </w:r>
    </w:p>
    <w:p w14:paraId="6F387A72" w14:textId="77777777" w:rsidR="00B15DD5" w:rsidRPr="00B15DD5" w:rsidRDefault="00000000" w:rsidP="00B15DD5">
      <w:pPr>
        <w:numPr>
          <w:ilvl w:val="0"/>
          <w:numId w:val="11"/>
        </w:numPr>
        <w:spacing w:before="100" w:beforeAutospacing="1" w:after="100" w:afterAutospacing="1"/>
        <w:ind w:left="495"/>
        <w:rPr>
          <w:rFonts w:ascii="Segoe UI" w:eastAsia="Times New Roman" w:hAnsi="Segoe UI" w:cs="Segoe UI"/>
          <w:color w:val="555555"/>
        </w:rPr>
      </w:pPr>
      <w:hyperlink r:id="rId30" w:history="1">
        <w:r w:rsidR="00B15DD5" w:rsidRPr="00B15DD5">
          <w:rPr>
            <w:rFonts w:ascii="Segoe UI" w:eastAsia="Times New Roman" w:hAnsi="Segoe UI" w:cs="Segoe UI"/>
            <w:color w:val="0275BC"/>
            <w:u w:val="single"/>
          </w:rPr>
          <w:t>http://www.w3.org/WAI/guid-tech</w:t>
        </w:r>
      </w:hyperlink>
    </w:p>
    <w:p w14:paraId="64BE6285" w14:textId="77777777" w:rsidR="00B15DD5" w:rsidRPr="00B15DD5" w:rsidRDefault="00000000" w:rsidP="00B15DD5">
      <w:pPr>
        <w:numPr>
          <w:ilvl w:val="0"/>
          <w:numId w:val="11"/>
        </w:numPr>
        <w:spacing w:before="100" w:beforeAutospacing="1" w:after="100" w:afterAutospacing="1"/>
        <w:ind w:left="495"/>
        <w:rPr>
          <w:rFonts w:ascii="Segoe UI" w:eastAsia="Times New Roman" w:hAnsi="Segoe UI" w:cs="Segoe UI"/>
          <w:color w:val="555555"/>
        </w:rPr>
      </w:pPr>
      <w:hyperlink r:id="rId31" w:history="1">
        <w:r w:rsidR="00B15DD5" w:rsidRPr="00B15DD5">
          <w:rPr>
            <w:rFonts w:ascii="Segoe UI" w:eastAsia="Times New Roman" w:hAnsi="Segoe UI" w:cs="Segoe UI"/>
            <w:color w:val="0275BC"/>
            <w:u w:val="single"/>
          </w:rPr>
          <w:t>http://www.w3.org/WAI/WCAG20/quickref/</w:t>
        </w:r>
      </w:hyperlink>
    </w:p>
    <w:p w14:paraId="76D672F0" w14:textId="77777777" w:rsidR="00B15DD5" w:rsidRPr="00B15DD5" w:rsidRDefault="00000000" w:rsidP="00B15DD5">
      <w:pPr>
        <w:numPr>
          <w:ilvl w:val="0"/>
          <w:numId w:val="11"/>
        </w:numPr>
        <w:spacing w:before="100" w:beforeAutospacing="1" w:after="100" w:afterAutospacing="1"/>
        <w:ind w:left="495"/>
        <w:rPr>
          <w:rFonts w:ascii="Segoe UI" w:eastAsia="Times New Roman" w:hAnsi="Segoe UI" w:cs="Segoe UI"/>
          <w:color w:val="555555"/>
        </w:rPr>
      </w:pPr>
      <w:hyperlink r:id="rId32" w:history="1">
        <w:r w:rsidR="00B15DD5" w:rsidRPr="00B15DD5">
          <w:rPr>
            <w:rFonts w:ascii="Segoe UI" w:eastAsia="Times New Roman" w:hAnsi="Segoe UI" w:cs="Segoe UI"/>
            <w:color w:val="0275BC"/>
            <w:u w:val="single"/>
          </w:rPr>
          <w:t>http://webaccessibility.jhu.edu/what-is-accessibility/important.html</w:t>
        </w:r>
      </w:hyperlink>
    </w:p>
    <w:p w14:paraId="38E5CEC1" w14:textId="77777777" w:rsidR="00B15DD5" w:rsidRPr="00B15DD5" w:rsidRDefault="00B15DD5" w:rsidP="00B15DD5">
      <w:pPr>
        <w:rPr>
          <w:rFonts w:ascii="Times New Roman" w:eastAsia="Times New Roman" w:hAnsi="Times New Roman" w:cs="Times New Roman"/>
        </w:rPr>
      </w:pPr>
    </w:p>
    <w:p w14:paraId="1520FAED" w14:textId="77777777" w:rsidR="00B558D1" w:rsidRDefault="00000000"/>
    <w:sectPr w:rsidR="00B558D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Clippinger, Laurel" w:date="2023-05-09T17:10:00Z" w:initials="CL">
    <w:p w14:paraId="3982BB08" w14:textId="77777777" w:rsidR="003F6C8F" w:rsidRDefault="003F6C8F" w:rsidP="00890B76">
      <w:r>
        <w:rPr>
          <w:rStyle w:val="CommentReference"/>
        </w:rPr>
        <w:annotationRef/>
      </w:r>
      <w:r>
        <w:rPr>
          <w:color w:val="000000"/>
          <w:sz w:val="20"/>
          <w:szCs w:val="20"/>
        </w:rPr>
        <w:t>Shortened</w:t>
      </w:r>
    </w:p>
  </w:comment>
  <w:comment w:id="19" w:author="Clippinger, Laurel" w:date="2023-05-09T17:10:00Z" w:initials="CL">
    <w:p w14:paraId="006C1001" w14:textId="5FE5C5F0" w:rsidR="003F6C8F" w:rsidRDefault="003F6C8F" w:rsidP="00217860">
      <w:r>
        <w:rPr>
          <w:rStyle w:val="CommentReference"/>
        </w:rPr>
        <w:annotationRef/>
      </w:r>
      <w:r>
        <w:rPr>
          <w:color w:val="000000"/>
          <w:sz w:val="20"/>
          <w:szCs w:val="20"/>
        </w:rPr>
        <w:t>Shortened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82BB08" w15:done="0"/>
  <w15:commentEx w15:paraId="006C1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4FD0F" w16cex:dateUtc="2023-05-10T00:10:00Z"/>
  <w16cex:commentExtensible w16cex:durableId="2804FD0A" w16cex:dateUtc="2023-05-10T00: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82BB08" w16cid:durableId="2804FD0F"/>
  <w16cid:commentId w16cid:paraId="006C1001" w16cid:durableId="2804FD0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40526"/>
    <w:multiLevelType w:val="multilevel"/>
    <w:tmpl w:val="7B54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607EE1"/>
    <w:multiLevelType w:val="multilevel"/>
    <w:tmpl w:val="999C9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3F5B50"/>
    <w:multiLevelType w:val="multilevel"/>
    <w:tmpl w:val="9AB8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99599F"/>
    <w:multiLevelType w:val="multilevel"/>
    <w:tmpl w:val="E9305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73293D"/>
    <w:multiLevelType w:val="multilevel"/>
    <w:tmpl w:val="A0A0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607106"/>
    <w:multiLevelType w:val="multilevel"/>
    <w:tmpl w:val="9D52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FE3CA0"/>
    <w:multiLevelType w:val="multilevel"/>
    <w:tmpl w:val="2266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2071CF"/>
    <w:multiLevelType w:val="multilevel"/>
    <w:tmpl w:val="E1E0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2D3471"/>
    <w:multiLevelType w:val="multilevel"/>
    <w:tmpl w:val="1F62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CF5214"/>
    <w:multiLevelType w:val="multilevel"/>
    <w:tmpl w:val="3B4E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E13744"/>
    <w:multiLevelType w:val="multilevel"/>
    <w:tmpl w:val="C7FA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317345"/>
    <w:multiLevelType w:val="multilevel"/>
    <w:tmpl w:val="C444E6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786132"/>
    <w:multiLevelType w:val="multilevel"/>
    <w:tmpl w:val="00E8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4626922">
    <w:abstractNumId w:val="0"/>
  </w:num>
  <w:num w:numId="2" w16cid:durableId="848564990">
    <w:abstractNumId w:val="8"/>
  </w:num>
  <w:num w:numId="3" w16cid:durableId="1089083857">
    <w:abstractNumId w:val="10"/>
  </w:num>
  <w:num w:numId="4" w16cid:durableId="532576070">
    <w:abstractNumId w:val="1"/>
  </w:num>
  <w:num w:numId="5" w16cid:durableId="2095465669">
    <w:abstractNumId w:val="2"/>
  </w:num>
  <w:num w:numId="6" w16cid:durableId="2010208778">
    <w:abstractNumId w:val="4"/>
  </w:num>
  <w:num w:numId="7" w16cid:durableId="2037271065">
    <w:abstractNumId w:val="5"/>
  </w:num>
  <w:num w:numId="8" w16cid:durableId="1680154534">
    <w:abstractNumId w:val="6"/>
  </w:num>
  <w:num w:numId="9" w16cid:durableId="1413627858">
    <w:abstractNumId w:val="12"/>
  </w:num>
  <w:num w:numId="10" w16cid:durableId="463427217">
    <w:abstractNumId w:val="3"/>
  </w:num>
  <w:num w:numId="11" w16cid:durableId="1038703876">
    <w:abstractNumId w:val="9"/>
  </w:num>
  <w:num w:numId="12" w16cid:durableId="139276319">
    <w:abstractNumId w:val="11"/>
    <w:lvlOverride w:ilvl="0">
      <w:lvl w:ilvl="0">
        <w:numFmt w:val="bullet"/>
        <w:lvlText w:val=""/>
        <w:lvlJc w:val="left"/>
        <w:pPr>
          <w:tabs>
            <w:tab w:val="num" w:pos="720"/>
          </w:tabs>
          <w:ind w:left="720" w:hanging="360"/>
        </w:pPr>
        <w:rPr>
          <w:rFonts w:ascii="Symbol" w:hAnsi="Symbol" w:hint="default"/>
          <w:sz w:val="20"/>
        </w:rPr>
      </w:lvl>
    </w:lvlOverride>
  </w:num>
  <w:num w:numId="13" w16cid:durableId="208736013">
    <w:abstractNumId w:val="11"/>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4" w16cid:durableId="1022780543">
    <w:abstractNumId w:val="11"/>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5" w16cid:durableId="2095856789">
    <w:abstractNumId w:val="11"/>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6" w16cid:durableId="1737127585">
    <w:abstractNumId w:val="11"/>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7" w16cid:durableId="1659916361">
    <w:abstractNumId w:val="11"/>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8" w16cid:durableId="44403737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ippinger, Laurel">
    <w15:presenceInfo w15:providerId="AD" w15:userId="S::laurel.clippinger@sap.com::dfc2a885-f96b-4e35-90d0-56621c8743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hideSpellingErrors/>
  <w:hideGrammaticalErrors/>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DD5"/>
    <w:rsid w:val="00112CF2"/>
    <w:rsid w:val="00120F89"/>
    <w:rsid w:val="00210A0E"/>
    <w:rsid w:val="00225D5F"/>
    <w:rsid w:val="00375135"/>
    <w:rsid w:val="003754E3"/>
    <w:rsid w:val="003E5A66"/>
    <w:rsid w:val="003F6C8F"/>
    <w:rsid w:val="00422EAD"/>
    <w:rsid w:val="00543739"/>
    <w:rsid w:val="005927AC"/>
    <w:rsid w:val="00603483"/>
    <w:rsid w:val="00641558"/>
    <w:rsid w:val="00697945"/>
    <w:rsid w:val="006B79A4"/>
    <w:rsid w:val="006C7043"/>
    <w:rsid w:val="006F0BC0"/>
    <w:rsid w:val="007F6CC7"/>
    <w:rsid w:val="00860DD3"/>
    <w:rsid w:val="009F794F"/>
    <w:rsid w:val="00A03BC5"/>
    <w:rsid w:val="00A05077"/>
    <w:rsid w:val="00A9438D"/>
    <w:rsid w:val="00AC6CAE"/>
    <w:rsid w:val="00B011C7"/>
    <w:rsid w:val="00B15DD5"/>
    <w:rsid w:val="00C171C5"/>
    <w:rsid w:val="00C735C0"/>
    <w:rsid w:val="00CD023C"/>
    <w:rsid w:val="00CF0508"/>
    <w:rsid w:val="00DD7A79"/>
    <w:rsid w:val="00DF06CB"/>
    <w:rsid w:val="00EB44AB"/>
    <w:rsid w:val="00F0043E"/>
    <w:rsid w:val="00F16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ACB32"/>
  <w15:chartTrackingRefBased/>
  <w15:docId w15:val="{1DD8CC1A-244F-814C-BA20-24FE547B5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15DD5"/>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15DD5"/>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15DD5"/>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15DD5"/>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DD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15DD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15DD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15DD5"/>
    <w:rPr>
      <w:rFonts w:ascii="Times New Roman" w:eastAsia="Times New Roman" w:hAnsi="Times New Roman" w:cs="Times New Roman"/>
      <w:b/>
      <w:bCs/>
    </w:rPr>
  </w:style>
  <w:style w:type="character" w:styleId="Hyperlink">
    <w:name w:val="Hyperlink"/>
    <w:basedOn w:val="DefaultParagraphFont"/>
    <w:uiPriority w:val="99"/>
    <w:semiHidden/>
    <w:unhideWhenUsed/>
    <w:rsid w:val="00B15DD5"/>
    <w:rPr>
      <w:color w:val="0000FF"/>
      <w:u w:val="single"/>
    </w:rPr>
  </w:style>
  <w:style w:type="paragraph" w:customStyle="1" w:styleId="dropdown">
    <w:name w:val="dropdown"/>
    <w:basedOn w:val="Normal"/>
    <w:rsid w:val="00B15DD5"/>
    <w:pPr>
      <w:spacing w:before="100" w:beforeAutospacing="1" w:after="100" w:afterAutospacing="1"/>
    </w:pPr>
    <w:rPr>
      <w:rFonts w:ascii="Times New Roman" w:eastAsia="Times New Roman" w:hAnsi="Times New Roman" w:cs="Times New Roman"/>
    </w:rPr>
  </w:style>
  <w:style w:type="character" w:customStyle="1" w:styleId="sr-only">
    <w:name w:val="sr-only"/>
    <w:basedOn w:val="DefaultParagraphFont"/>
    <w:rsid w:val="00B15DD5"/>
  </w:style>
  <w:style w:type="paragraph" w:customStyle="1" w:styleId="list-group-item">
    <w:name w:val="list-group-item"/>
    <w:basedOn w:val="Normal"/>
    <w:rsid w:val="00B15DD5"/>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semiHidden/>
    <w:unhideWhenUsed/>
    <w:rsid w:val="00B15DD5"/>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15DD5"/>
    <w:rPr>
      <w:b/>
      <w:bCs/>
    </w:rPr>
  </w:style>
  <w:style w:type="paragraph" w:customStyle="1" w:styleId="toc-list-item">
    <w:name w:val="toc-list-item"/>
    <w:basedOn w:val="Normal"/>
    <w:rsid w:val="00B15DD5"/>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F16A73"/>
  </w:style>
  <w:style w:type="character" w:styleId="CommentReference">
    <w:name w:val="annotation reference"/>
    <w:basedOn w:val="DefaultParagraphFont"/>
    <w:uiPriority w:val="99"/>
    <w:semiHidden/>
    <w:unhideWhenUsed/>
    <w:rsid w:val="003F6C8F"/>
    <w:rPr>
      <w:sz w:val="16"/>
      <w:szCs w:val="16"/>
    </w:rPr>
  </w:style>
  <w:style w:type="paragraph" w:styleId="CommentText">
    <w:name w:val="annotation text"/>
    <w:basedOn w:val="Normal"/>
    <w:link w:val="CommentTextChar"/>
    <w:uiPriority w:val="99"/>
    <w:semiHidden/>
    <w:unhideWhenUsed/>
    <w:rsid w:val="003F6C8F"/>
    <w:rPr>
      <w:sz w:val="20"/>
      <w:szCs w:val="20"/>
    </w:rPr>
  </w:style>
  <w:style w:type="character" w:customStyle="1" w:styleId="CommentTextChar">
    <w:name w:val="Comment Text Char"/>
    <w:basedOn w:val="DefaultParagraphFont"/>
    <w:link w:val="CommentText"/>
    <w:uiPriority w:val="99"/>
    <w:semiHidden/>
    <w:rsid w:val="003F6C8F"/>
    <w:rPr>
      <w:sz w:val="20"/>
      <w:szCs w:val="20"/>
    </w:rPr>
  </w:style>
  <w:style w:type="paragraph" w:styleId="CommentSubject">
    <w:name w:val="annotation subject"/>
    <w:basedOn w:val="CommentText"/>
    <w:next w:val="CommentText"/>
    <w:link w:val="CommentSubjectChar"/>
    <w:uiPriority w:val="99"/>
    <w:semiHidden/>
    <w:unhideWhenUsed/>
    <w:rsid w:val="003F6C8F"/>
    <w:rPr>
      <w:b/>
      <w:bCs/>
    </w:rPr>
  </w:style>
  <w:style w:type="character" w:customStyle="1" w:styleId="CommentSubjectChar">
    <w:name w:val="Comment Subject Char"/>
    <w:basedOn w:val="CommentTextChar"/>
    <w:link w:val="CommentSubject"/>
    <w:uiPriority w:val="99"/>
    <w:semiHidden/>
    <w:rsid w:val="003F6C8F"/>
    <w:rPr>
      <w:b/>
      <w:bCs/>
      <w:sz w:val="20"/>
      <w:szCs w:val="20"/>
    </w:rPr>
  </w:style>
  <w:style w:type="character" w:styleId="FollowedHyperlink">
    <w:name w:val="FollowedHyperlink"/>
    <w:basedOn w:val="DefaultParagraphFont"/>
    <w:uiPriority w:val="99"/>
    <w:semiHidden/>
    <w:unhideWhenUsed/>
    <w:rsid w:val="00F004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017238">
      <w:bodyDiv w:val="1"/>
      <w:marLeft w:val="0"/>
      <w:marRight w:val="0"/>
      <w:marTop w:val="0"/>
      <w:marBottom w:val="0"/>
      <w:divBdr>
        <w:top w:val="none" w:sz="0" w:space="0" w:color="auto"/>
        <w:left w:val="none" w:sz="0" w:space="0" w:color="auto"/>
        <w:bottom w:val="none" w:sz="0" w:space="0" w:color="auto"/>
        <w:right w:val="none" w:sz="0" w:space="0" w:color="auto"/>
      </w:divBdr>
      <w:divsChild>
        <w:div w:id="791292005">
          <w:marLeft w:val="0"/>
          <w:marRight w:val="0"/>
          <w:marTop w:val="0"/>
          <w:marBottom w:val="0"/>
          <w:divBdr>
            <w:top w:val="none" w:sz="0" w:space="0" w:color="auto"/>
            <w:left w:val="none" w:sz="0" w:space="0" w:color="auto"/>
            <w:bottom w:val="none" w:sz="0" w:space="0" w:color="auto"/>
            <w:right w:val="none" w:sz="0" w:space="0" w:color="auto"/>
          </w:divBdr>
          <w:divsChild>
            <w:div w:id="1174103453">
              <w:marLeft w:val="0"/>
              <w:marRight w:val="0"/>
              <w:marTop w:val="0"/>
              <w:marBottom w:val="0"/>
              <w:divBdr>
                <w:top w:val="none" w:sz="0" w:space="0" w:color="auto"/>
                <w:left w:val="none" w:sz="0" w:space="0" w:color="auto"/>
                <w:bottom w:val="none" w:sz="0" w:space="0" w:color="auto"/>
                <w:right w:val="none" w:sz="0" w:space="0" w:color="auto"/>
              </w:divBdr>
              <w:divsChild>
                <w:div w:id="2087456879">
                  <w:marLeft w:val="0"/>
                  <w:marRight w:val="0"/>
                  <w:marTop w:val="0"/>
                  <w:marBottom w:val="0"/>
                  <w:divBdr>
                    <w:top w:val="none" w:sz="0" w:space="0" w:color="auto"/>
                    <w:left w:val="none" w:sz="0" w:space="0" w:color="auto"/>
                    <w:bottom w:val="none" w:sz="0" w:space="0" w:color="auto"/>
                    <w:right w:val="none" w:sz="0" w:space="0" w:color="auto"/>
                  </w:divBdr>
                  <w:divsChild>
                    <w:div w:id="1575042409">
                      <w:marLeft w:val="0"/>
                      <w:marRight w:val="0"/>
                      <w:marTop w:val="0"/>
                      <w:marBottom w:val="0"/>
                      <w:divBdr>
                        <w:top w:val="none" w:sz="0" w:space="0" w:color="auto"/>
                        <w:left w:val="none" w:sz="0" w:space="0" w:color="auto"/>
                        <w:bottom w:val="none" w:sz="0" w:space="0" w:color="auto"/>
                        <w:right w:val="none" w:sz="0" w:space="0" w:color="auto"/>
                      </w:divBdr>
                    </w:div>
                  </w:divsChild>
                </w:div>
                <w:div w:id="1698045105">
                  <w:marLeft w:val="0"/>
                  <w:marRight w:val="0"/>
                  <w:marTop w:val="0"/>
                  <w:marBottom w:val="0"/>
                  <w:divBdr>
                    <w:top w:val="none" w:sz="0" w:space="0" w:color="auto"/>
                    <w:left w:val="none" w:sz="0" w:space="11" w:color="101010"/>
                    <w:bottom w:val="none" w:sz="0" w:space="0" w:color="101010"/>
                    <w:right w:val="none" w:sz="0" w:space="11" w:color="101010"/>
                  </w:divBdr>
                </w:div>
              </w:divsChild>
            </w:div>
            <w:div w:id="1940289322">
              <w:marLeft w:val="0"/>
              <w:marRight w:val="0"/>
              <w:marTop w:val="1125"/>
              <w:marBottom w:val="0"/>
              <w:divBdr>
                <w:top w:val="none" w:sz="0" w:space="0" w:color="auto"/>
                <w:left w:val="none" w:sz="0" w:space="0" w:color="auto"/>
                <w:bottom w:val="none" w:sz="0" w:space="0" w:color="auto"/>
                <w:right w:val="none" w:sz="0" w:space="0" w:color="auto"/>
              </w:divBdr>
              <w:divsChild>
                <w:div w:id="2030445774">
                  <w:marLeft w:val="0"/>
                  <w:marRight w:val="0"/>
                  <w:marTop w:val="0"/>
                  <w:marBottom w:val="0"/>
                  <w:divBdr>
                    <w:top w:val="none" w:sz="0" w:space="0" w:color="auto"/>
                    <w:left w:val="none" w:sz="0" w:space="0" w:color="auto"/>
                    <w:bottom w:val="none" w:sz="0" w:space="0" w:color="auto"/>
                    <w:right w:val="none" w:sz="0" w:space="0" w:color="auto"/>
                  </w:divBdr>
                  <w:divsChild>
                    <w:div w:id="1988627083">
                      <w:marLeft w:val="-225"/>
                      <w:marRight w:val="-225"/>
                      <w:marTop w:val="0"/>
                      <w:marBottom w:val="0"/>
                      <w:divBdr>
                        <w:top w:val="none" w:sz="0" w:space="0" w:color="auto"/>
                        <w:left w:val="none" w:sz="0" w:space="0" w:color="auto"/>
                        <w:bottom w:val="none" w:sz="0" w:space="0" w:color="auto"/>
                        <w:right w:val="none" w:sz="0" w:space="0" w:color="auto"/>
                      </w:divBdr>
                      <w:divsChild>
                        <w:div w:id="1613703951">
                          <w:marLeft w:val="0"/>
                          <w:marRight w:val="0"/>
                          <w:marTop w:val="0"/>
                          <w:marBottom w:val="0"/>
                          <w:divBdr>
                            <w:top w:val="none" w:sz="0" w:space="0" w:color="auto"/>
                            <w:left w:val="none" w:sz="0" w:space="0" w:color="auto"/>
                            <w:bottom w:val="none" w:sz="0" w:space="0" w:color="auto"/>
                            <w:right w:val="none" w:sz="0" w:space="0" w:color="auto"/>
                          </w:divBdr>
                        </w:div>
                        <w:div w:id="706032830">
                          <w:marLeft w:val="0"/>
                          <w:marRight w:val="0"/>
                          <w:marTop w:val="0"/>
                          <w:marBottom w:val="0"/>
                          <w:divBdr>
                            <w:top w:val="none" w:sz="0" w:space="0" w:color="auto"/>
                            <w:left w:val="none" w:sz="0" w:space="0" w:color="auto"/>
                            <w:bottom w:val="none" w:sz="0" w:space="0" w:color="auto"/>
                            <w:right w:val="none" w:sz="0" w:space="0" w:color="auto"/>
                          </w:divBdr>
                        </w:div>
                        <w:div w:id="1585800556">
                          <w:marLeft w:val="0"/>
                          <w:marRight w:val="0"/>
                          <w:marTop w:val="0"/>
                          <w:marBottom w:val="0"/>
                          <w:divBdr>
                            <w:top w:val="none" w:sz="0" w:space="0" w:color="auto"/>
                            <w:left w:val="none" w:sz="0" w:space="0" w:color="auto"/>
                            <w:bottom w:val="none" w:sz="0" w:space="0" w:color="auto"/>
                            <w:right w:val="none" w:sz="0" w:space="0" w:color="auto"/>
                          </w:divBdr>
                          <w:divsChild>
                            <w:div w:id="2058431854">
                              <w:marLeft w:val="0"/>
                              <w:marRight w:val="0"/>
                              <w:marTop w:val="0"/>
                              <w:marBottom w:val="0"/>
                              <w:divBdr>
                                <w:top w:val="none" w:sz="0" w:space="0" w:color="auto"/>
                                <w:left w:val="none" w:sz="0" w:space="0" w:color="auto"/>
                                <w:bottom w:val="none" w:sz="0" w:space="0" w:color="auto"/>
                                <w:right w:val="none" w:sz="0" w:space="0" w:color="auto"/>
                              </w:divBdr>
                            </w:div>
                            <w:div w:id="129298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089165">
              <w:marLeft w:val="0"/>
              <w:marRight w:val="0"/>
              <w:marTop w:val="0"/>
              <w:marBottom w:val="0"/>
              <w:divBdr>
                <w:top w:val="none" w:sz="0" w:space="0" w:color="auto"/>
                <w:left w:val="none" w:sz="0" w:space="0" w:color="auto"/>
                <w:bottom w:val="none" w:sz="0" w:space="0" w:color="auto"/>
                <w:right w:val="none" w:sz="0" w:space="0" w:color="auto"/>
              </w:divBdr>
            </w:div>
            <w:div w:id="19939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6.png"/><Relationship Id="rId34" Type="http://schemas.microsoft.com/office/2011/relationships/people" Target="people.xml"/><Relationship Id="rId7" Type="http://schemas.openxmlformats.org/officeDocument/2006/relationships/hyperlink" Target="https://developer.concur.com/manage-apps/go-market-docs/app-center-ux-guidelines-consumer.html" TargetMode="Externa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www.concurtraining.com/customers/tech_pubs/Docs/Z_SuppConfig/Supported_Configurations_for_Concur_Travel_and_Expense_Client-Facing.pdf" TargetMode="External"/><Relationship Id="rId1" Type="http://schemas.openxmlformats.org/officeDocument/2006/relationships/numbering" Target="numbering.xml"/><Relationship Id="rId6" Type="http://schemas.openxmlformats.org/officeDocument/2006/relationships/hyperlink" Target="https://developer.concur.com/manage-apps/go-market-docs/app-center-ux-guidelines-consumer.html" TargetMode="Externa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hyperlink" Target="http://webaccessibility.jhu.edu/what-is-accessibility/important.html" TargetMode="External"/><Relationship Id="rId5" Type="http://schemas.openxmlformats.org/officeDocument/2006/relationships/hyperlink" Target="https://developer.concur.com/manage-apps/go-market-docs/app-center-ux-guidelines-consumer.html" TargetMode="External"/><Relationship Id="rId15" Type="http://schemas.openxmlformats.org/officeDocument/2006/relationships/hyperlink" Target="https://www.section508.gov/content/learn" TargetMode="External"/><Relationship Id="rId23" Type="http://schemas.openxmlformats.org/officeDocument/2006/relationships/image" Target="media/image7.png"/><Relationship Id="rId28" Type="http://schemas.openxmlformats.org/officeDocument/2006/relationships/hyperlink" Target="https://www.section508.gov/" TargetMode="External"/><Relationship Id="rId10" Type="http://schemas.openxmlformats.org/officeDocument/2006/relationships/hyperlink" Target="https://developer.concur.com/manage-apps/go-market-docs/app-center-ux-guidelines-consumer.html" TargetMode="External"/><Relationship Id="rId19" Type="http://schemas.openxmlformats.org/officeDocument/2006/relationships/image" Target="media/image4.png"/><Relationship Id="rId31" Type="http://schemas.openxmlformats.org/officeDocument/2006/relationships/hyperlink" Target="http://www.w3.org/WAI/WCAG20/quickref/" TargetMode="External"/><Relationship Id="rId4" Type="http://schemas.openxmlformats.org/officeDocument/2006/relationships/webSettings" Target="webSettings.xml"/><Relationship Id="rId9" Type="http://schemas.openxmlformats.org/officeDocument/2006/relationships/hyperlink" Target="https://developer.concur.com/manage-apps/go-market-docs/app-center-ux-guidelines-consumer.html" TargetMode="External"/><Relationship Id="rId14" Type="http://schemas.microsoft.com/office/2018/08/relationships/commentsExtensible" Target="commentsExtensible.xml"/><Relationship Id="rId22" Type="http://schemas.openxmlformats.org/officeDocument/2006/relationships/hyperlink" Target="https://developer.concur.com/manage-apps/app-certification.html" TargetMode="External"/><Relationship Id="rId27" Type="http://schemas.openxmlformats.org/officeDocument/2006/relationships/image" Target="media/image11.png"/><Relationship Id="rId30" Type="http://schemas.openxmlformats.org/officeDocument/2006/relationships/hyperlink" Target="http://www.w3.org/WAI/guid-tech" TargetMode="External"/><Relationship Id="rId35" Type="http://schemas.openxmlformats.org/officeDocument/2006/relationships/theme" Target="theme/theme1.xml"/><Relationship Id="rId8" Type="http://schemas.openxmlformats.org/officeDocument/2006/relationships/hyperlink" Target="https://developer.concur.com/manage-apps/go-market-docs/app-center-ux-guidelines-consum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1779</Words>
  <Characters>10142</Characters>
  <Application>Microsoft Office Word</Application>
  <DocSecurity>0</DocSecurity>
  <Lines>84</Lines>
  <Paragraphs>23</Paragraphs>
  <ScaleCrop>false</ScaleCrop>
  <Company/>
  <LinksUpToDate>false</LinksUpToDate>
  <CharactersWithSpaces>11898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Clippinger, Laurel</dc:creator>
  <cp:keywords/>
  <dc:description/>
  <cp:lastModifiedBy>Corbisier, RoAnn</cp:lastModifiedBy>
  <cp:revision>2</cp:revision>
  <dcterms:created xsi:type="dcterms:W3CDTF">2023-05-24T17:36:00Z</dcterms:created>
  <dcterms:modified xsi:type="dcterms:W3CDTF">2023-05-24T17:36:00Z</dcterms:modified>
</cp:coreProperties>
</file>